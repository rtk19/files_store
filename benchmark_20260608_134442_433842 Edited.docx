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rsidDel="001F273D" w14:paraId="1DF5CB0E" w14:textId="7CD7704F" w:rsidTr="00C9169D">
        <w:trPr>
          <w:del w:id="0" w:author="KPMG Israel" w:date="2026-06-08T13:56:00Z" w16du:dateUtc="2026-06-08T10:56:00Z"/>
        </w:trPr>
        <w:tc>
          <w:tcPr>
            <w:tcW w:w="5000" w:type="pct"/>
          </w:tcPr>
          <w:p w14:paraId="524436C3" w14:textId="16956885" w:rsidR="00654DC4" w:rsidRPr="009908A3" w:rsidDel="001F273D" w:rsidRDefault="00654DC4" w:rsidP="001E1F18">
            <w:pPr>
              <w:pBdr>
                <w:bottom w:val="single" w:sz="4" w:space="1" w:color="auto"/>
              </w:pBdr>
              <w:spacing w:before="0" w:after="0" w:line="240" w:lineRule="auto"/>
              <w:jc w:val="center"/>
              <w:rPr>
                <w:del w:id="1" w:author="KPMG Israel" w:date="2026-06-08T13:56:00Z" w16du:dateUtc="2026-06-08T10:56:00Z"/>
                <w:rFonts w:eastAsia="Times New Roman" w:cs="David"/>
                <w:sz w:val="28"/>
                <w:szCs w:val="28"/>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2" w:name="CompanyName1" w:colFirst="0" w:colLast="0"/>
            <w:r>
              <w:rPr>
                <w:b/>
                <w:smallCaps/>
                <w:sz w:val="40"/>
                <w:szCs w:val="40"/>
                <w:highlight w:val="yellow"/>
                <w:lang w:bidi="ar-SA"/>
              </w:rPr>
              <w:t>ECOncrete - NA Distribution - Construction materials - 22-24</w:t>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3" w:name="ReportName1" w:colFirst="0" w:colLast="0"/>
            <w:bookmarkEnd w:id="2"/>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3"/>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t xml:space="preserve">To identify companies performing functions broadly comparable to those of the Tested Party, KPMG performed a search using </w:t>
      </w:r>
      <w:r>
        <w:rPr>
          <w:highlight w:val="yellow"/>
        </w:rPr>
        <w:t>Compustat NA</w:t>
      </w:r>
      <w:r>
        <w:t xml:space="preserve"> database (as of </w:t>
      </w:r>
      <w:r>
        <w:rPr>
          <w:highlight w:val="yellow"/>
        </w:rPr>
        <w:t>May 2026</w:t>
      </w:r>
      <w:r>
        <w:t xml:space="preserve">). </w:t>
      </w:r>
    </w:p>
    <w:p w14:paraId="2F4C780B" w14:textId="399DC2DA" w:rsidR="00B15A51" w:rsidRDefault="00ED179A" w:rsidP="00ED179A">
      <w:pPr>
        <w:widowControl w:val="0"/>
        <w:adjustRightInd w:val="0"/>
        <w:spacing w:before="200" w:after="200"/>
        <w:textAlignment w:val="baseline"/>
      </w:pPr>
      <w:r w:rsidRPr="00A253C3">
        <w:t xml:space="preserve">The geographical screening was applied </w:t>
      </w:r>
      <w:del w:id="4" w:author="KPMG Israel" w:date="2026-06-08T14:11:00Z" w16du:dateUtc="2026-06-08T11:11:00Z">
        <w:r w:rsidRPr="00A253C3" w:rsidDel="00D47DB1">
          <w:delText>containing the</w:delText>
        </w:r>
      </w:del>
      <w:ins w:id="5" w:author="KPMG Israel" w:date="2026-06-08T14:11:00Z" w16du:dateUtc="2026-06-08T11:11:00Z">
        <w:r w:rsidR="00DD6EB4">
          <w:t xml:space="preserve"> to include </w:t>
        </w:r>
      </w:ins>
      <w:ins w:id="6" w:author="KPMG Israel" w:date="2026-06-08T13:56:00Z" w16du:dateUtc="2026-06-08T10:56:00Z">
        <w:r w:rsidR="00E90B40">
          <w:t xml:space="preserve">companies </w:t>
        </w:r>
      </w:ins>
      <w:ins w:id="7" w:author="KPMG Israel" w:date="2026-06-08T13:57:00Z" w16du:dateUtc="2026-06-08T10:57:00Z">
        <w:r w:rsidR="00E90B40">
          <w:t>operating in the</w:t>
        </w:r>
      </w:ins>
      <w:r w:rsidRPr="00A253C3">
        <w:t xml:space="preserv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p>
    <w:p w14:paraId="13C9EFEC" w14:textId="69FD8622" w:rsidR="00ED179A" w:rsidRDefault="00ED179A" w:rsidP="00ED179A">
      <w:pPr>
        <w:widowControl w:val="0"/>
        <w:adjustRightInd w:val="0"/>
        <w:spacing w:before="200" w:after="200"/>
        <w:textAlignment w:val="baseline"/>
      </w:pPr>
      <w:r w:rsidRPr="00A253C3">
        <w:t>The following Standard Industrial Classification</w:t>
      </w:r>
      <w:ins w:id="8" w:author="KPMG Israel" w:date="2026-06-08T13:57:00Z" w16du:dateUtc="2026-06-08T10:57:00Z">
        <w:r w:rsidR="00E90B40">
          <w:t xml:space="preserve"> (SIC)</w:t>
        </w:r>
      </w:ins>
      <w:r w:rsidRPr="00A253C3">
        <w:t xml:space="preserve">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9" w:name="_Hlk198558326"/>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61A073DD"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5F9F2A31"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7822944E"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5DF75440"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6389C51E"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375BF5F4"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53F24E38"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4680772"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55F28557"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33631794"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11AF9E9A"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19642EC6"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2432FCAA"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B8C64B3"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5400225C"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28DF044A"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5313C60C" w14:textId="77777777"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38A18E5B" w14:textId="77777777"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bl>
    <w:bookmarkEnd w:id="9"/>
    <w:p w14:paraId="557BF35C" w14:textId="72D0A302" w:rsidR="00ED179A" w:rsidRPr="00551DAE" w:rsidRDefault="00ED179A" w:rsidP="00ED179A">
      <w:pPr>
        <w:widowControl w:val="0"/>
        <w:adjustRightInd w:val="0"/>
        <w:spacing w:before="200" w:after="200"/>
        <w:textAlignment w:val="baseline"/>
      </w:pPr>
      <w:r w:rsidRPr="00551DAE">
        <w:t xml:space="preserve">The search produced an initial set of </w:t>
      </w:r>
      <w:r>
        <w:rPr>
          <w:highlight w:val="yellow"/>
        </w:rPr>
        <w:t>27</w:t>
      </w:r>
      <w:r>
        <w:t xml:space="preserve"> potentially comparable </w:t>
      </w:r>
      <w:r>
        <w:rPr>
          <w:highlight w:val="yellow"/>
        </w:rPr>
        <w:t>active</w:t>
      </w:r>
      <w: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lastRenderedPageBreak/>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2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0" w:author="KPMG Israel" w:date="2026-06-08T13:58:00Z" w16du:dateUtc="2026-06-08T10:58:00Z">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658"/>
        <w:gridCol w:w="2757"/>
        <w:gridCol w:w="1255"/>
        <w:gridCol w:w="1418"/>
        <w:tblGridChange w:id="11">
          <w:tblGrid>
            <w:gridCol w:w="5"/>
            <w:gridCol w:w="1654"/>
            <w:gridCol w:w="4"/>
            <w:gridCol w:w="2753"/>
            <w:gridCol w:w="4"/>
            <w:gridCol w:w="1255"/>
            <w:gridCol w:w="1036"/>
            <w:gridCol w:w="382"/>
            <w:gridCol w:w="1271"/>
          </w:tblGrid>
        </w:tblGridChange>
      </w:tblGrid>
      <w:tr w:rsidR="000C154C" w:rsidRPr="006A0317" w14:paraId="0D37568B" w14:textId="77777777" w:rsidTr="00E90B40">
        <w:trPr>
          <w:cantSplit/>
          <w:trHeight w:val="403"/>
          <w:jc w:val="center"/>
          <w:trPrChange w:id="12" w:author="KPMG Israel" w:date="2026-06-08T13:58:00Z" w16du:dateUtc="2026-06-08T10:58:00Z">
            <w:trPr>
              <w:cantSplit/>
              <w:trHeight w:val="403"/>
            </w:trPr>
          </w:trPrChange>
        </w:trPr>
        <w:tc>
          <w:tcPr>
            <w:tcW w:w="1170" w:type="pct"/>
            <w:shd w:val="clear" w:color="auto" w:fill="00338D"/>
            <w:vAlign w:val="center"/>
            <w:tcPrChange w:id="13" w:author="KPMG Israel" w:date="2026-06-08T13:58:00Z" w16du:dateUtc="2026-06-08T10:58:00Z">
              <w:tcPr>
                <w:tcW w:w="992" w:type="pct"/>
                <w:gridSpan w:val="2"/>
                <w:shd w:val="clear" w:color="auto" w:fill="00338D"/>
                <w:vAlign w:val="center"/>
              </w:tcPr>
            </w:tcPrChange>
          </w:tcPr>
          <w:p w14:paraId="04E08874"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Measure</w:t>
            </w:r>
          </w:p>
        </w:tc>
        <w:tc>
          <w:tcPr>
            <w:tcW w:w="1945" w:type="pct"/>
            <w:shd w:val="clear" w:color="auto" w:fill="00338D"/>
            <w:vAlign w:val="center"/>
            <w:tcPrChange w:id="14" w:author="KPMG Israel" w:date="2026-06-08T13:58:00Z" w16du:dateUtc="2026-06-08T10:58:00Z">
              <w:tcPr>
                <w:tcW w:w="1648" w:type="pct"/>
                <w:gridSpan w:val="2"/>
                <w:shd w:val="clear" w:color="auto" w:fill="00338D"/>
                <w:vAlign w:val="center"/>
              </w:tcPr>
            </w:tcPrChange>
          </w:tcPr>
          <w:p w14:paraId="34DF7AC5"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Rejection Filter</w:t>
            </w:r>
          </w:p>
        </w:tc>
        <w:tc>
          <w:tcPr>
            <w:tcW w:w="885" w:type="pct"/>
            <w:shd w:val="clear" w:color="auto" w:fill="00338D"/>
            <w:vAlign w:val="center"/>
            <w:tcPrChange w:id="15" w:author="KPMG Israel" w:date="2026-06-08T13:58:00Z" w16du:dateUtc="2026-06-08T10:58:00Z">
              <w:tcPr>
                <w:tcW w:w="1372" w:type="pct"/>
                <w:gridSpan w:val="3"/>
                <w:shd w:val="clear" w:color="auto" w:fill="00338D"/>
                <w:vAlign w:val="center"/>
              </w:tcPr>
            </w:tcPrChange>
          </w:tcPr>
          <w:p w14:paraId="497A1C15"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Eliminated</w:t>
            </w:r>
          </w:p>
        </w:tc>
        <w:tc>
          <w:tcPr>
            <w:tcW w:w="1000" w:type="pct"/>
            <w:shd w:val="clear" w:color="auto" w:fill="00338D"/>
            <w:vAlign w:val="center"/>
            <w:tcPrChange w:id="16" w:author="KPMG Israel" w:date="2026-06-08T13:58:00Z" w16du:dateUtc="2026-06-08T10:58:00Z">
              <w:tcPr>
                <w:tcW w:w="988" w:type="pct"/>
                <w:gridSpan w:val="2"/>
                <w:shd w:val="clear" w:color="auto" w:fill="00338D"/>
                <w:vAlign w:val="center"/>
              </w:tcPr>
            </w:tcPrChange>
          </w:tcPr>
          <w:p w14:paraId="6C94380E" w14:textId="77777777" w:rsidR="00557C2F" w:rsidRPr="006A0317" w:rsidRDefault="00557C2F" w:rsidP="00C100C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Remaining</w:t>
            </w:r>
          </w:p>
        </w:tc>
      </w:tr>
      <w:tr w:rsidR="000C154C" w:rsidRPr="006A0317" w14:paraId="4297C725" w14:textId="77777777" w:rsidTr="00E90B40">
        <w:trPr>
          <w:cantSplit/>
          <w:trHeight w:val="506"/>
          <w:jc w:val="center"/>
          <w:trPrChange w:id="17" w:author="KPMG Israel" w:date="2026-06-08T13:58:00Z" w16du:dateUtc="2026-06-08T10:58:00Z">
            <w:trPr>
              <w:cantSplit/>
              <w:trHeight w:val="506"/>
            </w:trPr>
          </w:trPrChange>
        </w:trPr>
        <w:tc>
          <w:tcPr>
            <w:tcW w:w="1170" w:type="pct"/>
            <w:vAlign w:val="center"/>
            <w:tcPrChange w:id="18" w:author="KPMG Israel" w:date="2026-06-08T13:58:00Z" w16du:dateUtc="2026-06-08T10:58:00Z">
              <w:tcPr>
                <w:tcW w:w="992" w:type="pct"/>
                <w:gridSpan w:val="2"/>
                <w:vAlign w:val="center"/>
              </w:tcPr>
            </w:tcPrChange>
          </w:tcPr>
          <w:p w14:paraId="1EFFC3E0" w14:textId="45CC111D" w:rsidR="00A552A1" w:rsidRPr="006A0317" w:rsidRDefault="0076672B" w:rsidP="00E90B4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left"/>
              <w:rPr>
                <w:rFonts w:eastAsia="Arial" w:cs="Times New Roman"/>
                <w:b/>
                <w:bCs/>
                <w:sz w:val="14"/>
                <w:szCs w:val="14"/>
              </w:rPr>
              <w:pPrChange w:id="19" w:author="KPMG Israel" w:date="2026-06-08T13:58:00Z" w16du:dateUtc="2026-06-08T10:58:00Z">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pPr>
              </w:pPrChange>
            </w:pPr>
            <w:r>
              <w:rPr>
                <w:b/>
                <w:bCs/>
                <w:sz w:val="14"/>
                <w:szCs w:val="14"/>
                <w:highlight w:val="yellow"/>
              </w:rPr>
              <w:t>Data Sufficiency</w:t>
            </w:r>
          </w:p>
        </w:tc>
        <w:tc>
          <w:tcPr>
            <w:tcW w:w="1945" w:type="pct"/>
            <w:vAlign w:val="center"/>
            <w:tcPrChange w:id="20" w:author="KPMG Israel" w:date="2026-06-08T13:58:00Z" w16du:dateUtc="2026-06-08T10:58:00Z">
              <w:tcPr>
                <w:tcW w:w="1648" w:type="pct"/>
                <w:gridSpan w:val="2"/>
                <w:vAlign w:val="center"/>
              </w:tcPr>
            </w:tcPrChange>
          </w:tcPr>
          <w:p w14:paraId="550A36C0" w14:textId="77777777" w:rsidR="00557C2F" w:rsidRPr="006A0317" w:rsidRDefault="00557C2F" w:rsidP="004B2D5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Companies that did not report at least two years of sales and profitability data within the tested period were excluded</w:t>
            </w:r>
          </w:p>
        </w:tc>
        <w:tc>
          <w:tcPr>
            <w:tcW w:w="885" w:type="pct"/>
            <w:vAlign w:val="center"/>
            <w:tcPrChange w:id="21" w:author="KPMG Israel" w:date="2026-06-08T13:58:00Z" w16du:dateUtc="2026-06-08T10:58:00Z">
              <w:tcPr>
                <w:tcW w:w="1372" w:type="pct"/>
                <w:gridSpan w:val="3"/>
                <w:vAlign w:val="center"/>
              </w:tcPr>
            </w:tcPrChange>
          </w:tcPr>
          <w:p w14:paraId="3FB8DBC9" w14:textId="3F57E347" w:rsidR="00557C2F" w:rsidRPr="006A0317" w:rsidRDefault="00B62FDF" w:rsidP="00C6115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5</w:t>
            </w:r>
          </w:p>
        </w:tc>
        <w:tc>
          <w:tcPr>
            <w:tcW w:w="1000" w:type="pct"/>
            <w:vAlign w:val="center"/>
            <w:tcPrChange w:id="22" w:author="KPMG Israel" w:date="2026-06-08T13:58:00Z" w16du:dateUtc="2026-06-08T10:58:00Z">
              <w:tcPr>
                <w:tcW w:w="988" w:type="pct"/>
                <w:gridSpan w:val="2"/>
                <w:vAlign w:val="center"/>
              </w:tcPr>
            </w:tcPrChange>
          </w:tcPr>
          <w:p w14:paraId="31D48FA7" w14:textId="6CE1C4DB" w:rsidR="00557C2F" w:rsidRPr="006A0317" w:rsidRDefault="00B62FDF" w:rsidP="004B2D5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22</w:t>
            </w:r>
          </w:p>
        </w:tc>
      </w:tr>
      <w:tr w:rsidR="000C154C" w:rsidRPr="006A0317" w14:paraId="1CF0E059" w14:textId="77777777" w:rsidTr="00E90B40">
        <w:trPr>
          <w:cantSplit/>
          <w:trHeight w:val="402"/>
          <w:jc w:val="center"/>
          <w:trPrChange w:id="23" w:author="KPMG Israel" w:date="2026-06-08T13:58:00Z" w16du:dateUtc="2026-06-08T10:58:00Z">
            <w:trPr>
              <w:cantSplit/>
              <w:trHeight w:val="402"/>
            </w:trPr>
          </w:trPrChange>
        </w:trPr>
        <w:tc>
          <w:tcPr>
            <w:tcW w:w="1170" w:type="pct"/>
            <w:vAlign w:val="center"/>
            <w:tcPrChange w:id="24" w:author="KPMG Israel" w:date="2026-06-08T13:58:00Z" w16du:dateUtc="2026-06-08T10:58:00Z">
              <w:tcPr>
                <w:tcW w:w="992" w:type="pct"/>
                <w:gridSpan w:val="2"/>
                <w:vAlign w:val="center"/>
              </w:tcPr>
            </w:tcPrChange>
          </w:tcPr>
          <w:p w14:paraId="53BFA93C" w14:textId="05BF0C9B" w:rsidR="00557C2F" w:rsidRPr="006A0317" w:rsidRDefault="0076672B" w:rsidP="00E90B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left"/>
              <w:rPr>
                <w:rFonts w:eastAsia="Arial" w:cs="Times New Roman"/>
                <w:b/>
                <w:bCs/>
                <w:sz w:val="14"/>
                <w:szCs w:val="14"/>
              </w:rPr>
              <w:pPrChange w:id="25" w:author="KPMG Israel" w:date="2026-06-08T13:58:00Z" w16du:dateUtc="2026-06-08T10:58:00Z">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pPr>
              </w:pPrChange>
            </w:pPr>
            <w:r>
              <w:rPr>
                <w:b/>
                <w:bCs/>
                <w:sz w:val="14"/>
                <w:szCs w:val="14"/>
                <w:highlight w:val="yellow"/>
              </w:rPr>
              <w:t>Losses Screen</w:t>
            </w:r>
          </w:p>
        </w:tc>
        <w:tc>
          <w:tcPr>
            <w:tcW w:w="1945" w:type="pct"/>
            <w:vAlign w:val="center"/>
            <w:tcPrChange w:id="26" w:author="KPMG Israel" w:date="2026-06-08T13:58:00Z" w16du:dateUtc="2026-06-08T10:58:00Z">
              <w:tcPr>
                <w:tcW w:w="1648" w:type="pct"/>
                <w:gridSpan w:val="2"/>
                <w:vAlign w:val="center"/>
              </w:tcPr>
            </w:tcPrChange>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885" w:type="pct"/>
            <w:vAlign w:val="center"/>
            <w:tcPrChange w:id="27" w:author="KPMG Israel" w:date="2026-06-08T13:58:00Z" w16du:dateUtc="2026-06-08T10:58:00Z">
              <w:tcPr>
                <w:tcW w:w="1372" w:type="pct"/>
                <w:gridSpan w:val="3"/>
                <w:vAlign w:val="center"/>
              </w:tcPr>
            </w:tcPrChange>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1</w:t>
            </w:r>
          </w:p>
        </w:tc>
        <w:tc>
          <w:tcPr>
            <w:tcW w:w="1000" w:type="pct"/>
            <w:vAlign w:val="center"/>
            <w:tcPrChange w:id="28" w:author="KPMG Israel" w:date="2026-06-08T13:58:00Z" w16du:dateUtc="2026-06-08T10:58:00Z">
              <w:tcPr>
                <w:tcW w:w="988" w:type="pct"/>
                <w:gridSpan w:val="2"/>
                <w:vAlign w:val="center"/>
              </w:tcPr>
            </w:tcPrChange>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21</w:t>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Pr>
          <w:highlight w:val="yellow"/>
        </w:rPr>
        <w:t>14</w:t>
      </w:r>
      <w: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Pr>
          <w:highlight w:val="yellow"/>
        </w:rPr>
        <w:t>7</w:t>
      </w:r>
      <w: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682DF9" w:rsidRDefault="007A47A4" w:rsidP="007A47A4">
            <w:pPr>
              <w:spacing w:before="0" w:after="0" w:line="240" w:lineRule="auto"/>
              <w:jc w:val="center"/>
              <w:rPr>
                <w:rFonts w:eastAsia="Times New Roman" w:cs="Calibri"/>
                <w:b/>
                <w:bCs/>
                <w:color w:val="FFFFFF"/>
                <w:sz w:val="18"/>
                <w:szCs w:val="18"/>
              </w:rPr>
            </w:pPr>
            <w:r w:rsidRPr="00682DF9">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682DF9" w:rsidRDefault="007A47A4" w:rsidP="007A47A4">
            <w:pPr>
              <w:spacing w:before="0" w:after="0" w:line="240" w:lineRule="auto"/>
              <w:jc w:val="center"/>
              <w:rPr>
                <w:rFonts w:eastAsia="Times New Roman" w:cs="Calibri"/>
                <w:b/>
                <w:bCs/>
                <w:color w:val="FFFFFF"/>
                <w:sz w:val="18"/>
                <w:szCs w:val="18"/>
              </w:rPr>
            </w:pPr>
            <w:r w:rsidRPr="00682DF9">
              <w:rPr>
                <w:b/>
                <w:bCs/>
                <w:color w:val="FFFFFF"/>
                <w:sz w:val="18"/>
                <w:szCs w:val="18"/>
              </w:rPr>
              <w:t xml:space="preserve">Weighted Average </w:t>
            </w:r>
            <w:r w:rsidRPr="00682DF9">
              <w:rPr>
                <w:b/>
                <w:color w:val="FFFFFF"/>
                <w:sz w:val="18"/>
              </w:rPr>
              <w:t>OM(TTPEI</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E90B40" w:rsidRDefault="00B62FDF" w:rsidP="007A47A4">
            <w:pPr>
              <w:spacing w:before="0" w:after="0" w:line="240" w:lineRule="auto"/>
              <w:jc w:val="center"/>
              <w:rPr>
                <w:rFonts w:eastAsia="Times New Roman" w:cs="Calibri"/>
                <w:b/>
                <w:bCs/>
                <w:color w:val="FFFFFF"/>
                <w:sz w:val="18"/>
                <w:szCs w:val="18"/>
              </w:rPr>
            </w:pPr>
            <w:r w:rsidRPr="00682DF9">
              <w:rPr>
                <w:b/>
                <w:bCs/>
                <w:color w:val="FFFFFF"/>
                <w:sz w:val="18"/>
                <w:szCs w:val="18"/>
              </w:rPr>
              <w:t>2022</w:t>
            </w:r>
            <w:r w:rsidRPr="00E90B40">
              <w:rPr>
                <w:b/>
                <w:color w:val="FFFFFF"/>
                <w:sz w:val="18"/>
              </w:rPr>
              <w:t xml:space="preserve"> </w:t>
            </w:r>
            <w:commentRangeStart w:id="29"/>
            <w:r w:rsidRPr="00682DF9">
              <w:rPr>
                <w:b/>
                <w:color w:val="FFFFFF"/>
                <w:sz w:val="18"/>
              </w:rPr>
              <w:t>OM(TTPEI</w:t>
            </w:r>
            <w:commentRangeEnd w:id="29"/>
            <w:r w:rsidR="00C84D04" w:rsidRPr="007A47A4">
              <w:rPr>
                <w:rStyle w:val="CommentReference"/>
                <w:rFonts w:eastAsia="Times New Roman" w:cs="Calibri"/>
                <w:b/>
                <w:bCs/>
                <w:color w:val="FFFFFF"/>
                <w:sz w:val="18"/>
                <w:szCs w:val="18"/>
              </w:rPr>
              <w:commentReference w:id="29"/>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E90B40" w:rsidRDefault="00B62FDF" w:rsidP="007A47A4">
            <w:pPr>
              <w:spacing w:before="0" w:after="0" w:line="240" w:lineRule="auto"/>
              <w:jc w:val="center"/>
              <w:rPr>
                <w:rFonts w:eastAsia="Times New Roman" w:cs="Calibri"/>
                <w:b/>
                <w:bCs/>
                <w:color w:val="FFFFFF"/>
                <w:sz w:val="18"/>
                <w:szCs w:val="18"/>
              </w:rPr>
            </w:pPr>
            <w:r w:rsidRPr="00682DF9">
              <w:rPr>
                <w:b/>
                <w:bCs/>
                <w:color w:val="FFFFFF"/>
                <w:sz w:val="18"/>
                <w:szCs w:val="18"/>
              </w:rPr>
              <w:t>2023</w:t>
            </w:r>
            <w:r w:rsidRPr="00E90B40">
              <w:rPr>
                <w:b/>
                <w:color w:val="FFFFFF"/>
                <w:sz w:val="18"/>
              </w:rPr>
              <w:t xml:space="preserve"> </w:t>
            </w:r>
            <w:r w:rsidRPr="00682DF9">
              <w:rPr>
                <w:b/>
                <w:color w:val="FFFFFF"/>
                <w:sz w:val="18"/>
              </w:rPr>
              <w:t>OM(TTPEI</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E90B40" w:rsidRDefault="00B62FDF" w:rsidP="007A47A4">
            <w:pPr>
              <w:spacing w:before="0" w:after="0" w:line="240" w:lineRule="auto"/>
              <w:jc w:val="center"/>
              <w:rPr>
                <w:rFonts w:eastAsia="Times New Roman" w:cs="Calibri"/>
                <w:b/>
                <w:bCs/>
                <w:color w:val="FFFFFF"/>
                <w:sz w:val="18"/>
                <w:szCs w:val="18"/>
              </w:rPr>
            </w:pPr>
            <w:r w:rsidRPr="00682DF9">
              <w:rPr>
                <w:b/>
                <w:bCs/>
                <w:color w:val="FFFFFF"/>
                <w:sz w:val="18"/>
                <w:szCs w:val="18"/>
              </w:rPr>
              <w:t>2024</w:t>
            </w:r>
            <w:r w:rsidRPr="00E90B40">
              <w:rPr>
                <w:b/>
                <w:color w:val="FFFFFF"/>
                <w:sz w:val="18"/>
              </w:rPr>
              <w:t xml:space="preserve"> </w:t>
            </w:r>
            <w:r w:rsidRPr="00682DF9">
              <w:rPr>
                <w:b/>
                <w:color w:val="FFFFFF"/>
                <w:sz w:val="18"/>
              </w:rPr>
              <w:t>OM(TTPEI</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ADENTRA INC</w:t>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7.3%</w:t>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5.1%</w:t>
            </w:r>
          </w:p>
        </w:tc>
      </w:tr>
      <w:tr w:rsidR="00450475" w:rsidRPr="007A47A4" w14:paraId="78385E46"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35E588C8"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41BD328E"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ALTA EQUIPMENT GROUP INC</w:t>
            </w:r>
          </w:p>
        </w:tc>
        <w:tc>
          <w:tcPr>
            <w:tcW w:w="1421" w:type="dxa"/>
            <w:tcBorders>
              <w:top w:val="nil"/>
              <w:left w:val="nil"/>
              <w:bottom w:val="single" w:sz="8" w:space="0" w:color="auto"/>
              <w:right w:val="single" w:sz="8" w:space="0" w:color="auto"/>
            </w:tcBorders>
            <w:vAlign w:val="center"/>
            <w:hideMark/>
          </w:tcPr>
          <w:p w14:paraId="12493985"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1E30652E"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p>
        </w:tc>
        <w:tc>
          <w:tcPr>
            <w:tcW w:w="849" w:type="dxa"/>
            <w:tcBorders>
              <w:top w:val="single" w:sz="4" w:space="0" w:color="auto"/>
              <w:left w:val="nil"/>
              <w:bottom w:val="single" w:sz="8" w:space="0" w:color="auto"/>
              <w:right w:val="single" w:sz="8" w:space="0" w:color="auto"/>
            </w:tcBorders>
            <w:noWrap/>
            <w:vAlign w:val="center"/>
            <w:hideMark/>
          </w:tcPr>
          <w:p w14:paraId="41A66296"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1.8%</w:t>
            </w:r>
          </w:p>
        </w:tc>
        <w:tc>
          <w:tcPr>
            <w:tcW w:w="850" w:type="dxa"/>
            <w:tcBorders>
              <w:top w:val="single" w:sz="4" w:space="0" w:color="auto"/>
              <w:left w:val="nil"/>
              <w:bottom w:val="single" w:sz="8" w:space="0" w:color="auto"/>
              <w:right w:val="single" w:sz="8" w:space="0" w:color="auto"/>
            </w:tcBorders>
            <w:vAlign w:val="center"/>
            <w:hideMark/>
          </w:tcPr>
          <w:p w14:paraId="2720FC45"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-0.7%</w:t>
            </w:r>
          </w:p>
        </w:tc>
        <w:tc>
          <w:tcPr>
            <w:tcW w:w="1276" w:type="dxa"/>
            <w:tcBorders>
              <w:top w:val="nil"/>
              <w:left w:val="nil"/>
              <w:bottom w:val="single" w:sz="8" w:space="0" w:color="auto"/>
              <w:right w:val="single" w:sz="8" w:space="0" w:color="auto"/>
            </w:tcBorders>
            <w:noWrap/>
            <w:vAlign w:val="center"/>
            <w:hideMark/>
          </w:tcPr>
          <w:p w14:paraId="377AAC7F"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p>
        </w:tc>
      </w:tr>
      <w:tr w:rsidR="00450475" w:rsidRPr="007A47A4" w14:paraId="659C365A"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8590FA"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10178FE1"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BLUELINX HOLDINGS INC</w:t>
            </w:r>
          </w:p>
        </w:tc>
        <w:tc>
          <w:tcPr>
            <w:tcW w:w="1421" w:type="dxa"/>
            <w:tcBorders>
              <w:top w:val="nil"/>
              <w:left w:val="nil"/>
              <w:bottom w:val="single" w:sz="8" w:space="0" w:color="auto"/>
              <w:right w:val="single" w:sz="8" w:space="0" w:color="auto"/>
            </w:tcBorders>
            <w:vAlign w:val="center"/>
            <w:hideMark/>
          </w:tcPr>
          <w:p w14:paraId="72F76208"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1778CF0F"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9.8%</w:t>
            </w:r>
          </w:p>
        </w:tc>
        <w:tc>
          <w:tcPr>
            <w:tcW w:w="849" w:type="dxa"/>
            <w:tcBorders>
              <w:top w:val="single" w:sz="4" w:space="0" w:color="auto"/>
              <w:left w:val="nil"/>
              <w:bottom w:val="single" w:sz="8" w:space="0" w:color="auto"/>
              <w:right w:val="single" w:sz="8" w:space="0" w:color="auto"/>
            </w:tcBorders>
            <w:noWrap/>
            <w:vAlign w:val="center"/>
            <w:hideMark/>
          </w:tcPr>
          <w:p w14:paraId="10AC398F"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p>
        </w:tc>
        <w:tc>
          <w:tcPr>
            <w:tcW w:w="850" w:type="dxa"/>
            <w:tcBorders>
              <w:top w:val="single" w:sz="4" w:space="0" w:color="auto"/>
              <w:left w:val="nil"/>
              <w:bottom w:val="single" w:sz="8" w:space="0" w:color="auto"/>
              <w:right w:val="single" w:sz="8" w:space="0" w:color="auto"/>
            </w:tcBorders>
            <w:vAlign w:val="center"/>
            <w:hideMark/>
          </w:tcPr>
          <w:p w14:paraId="3A28E4E3"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p>
        </w:tc>
        <w:tc>
          <w:tcPr>
            <w:tcW w:w="1276" w:type="dxa"/>
            <w:tcBorders>
              <w:top w:val="nil"/>
              <w:left w:val="nil"/>
              <w:bottom w:val="single" w:sz="8" w:space="0" w:color="auto"/>
              <w:right w:val="single" w:sz="8" w:space="0" w:color="auto"/>
            </w:tcBorders>
            <w:noWrap/>
            <w:vAlign w:val="center"/>
            <w:hideMark/>
          </w:tcPr>
          <w:p w14:paraId="4DE1AC4F"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p>
        </w:tc>
      </w:tr>
      <w:tr w:rsidR="00450475" w:rsidRPr="007A47A4" w14:paraId="445ACEBB"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34DE0ADD"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455396E7"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DISTRIBUTION SOLUTIO GRO INC</w:t>
            </w:r>
          </w:p>
        </w:tc>
        <w:tc>
          <w:tcPr>
            <w:tcW w:w="1421" w:type="dxa"/>
            <w:tcBorders>
              <w:top w:val="nil"/>
              <w:left w:val="nil"/>
              <w:bottom w:val="single" w:sz="8" w:space="0" w:color="auto"/>
              <w:right w:val="single" w:sz="8" w:space="0" w:color="auto"/>
            </w:tcBorders>
            <w:vAlign w:val="center"/>
            <w:hideMark/>
          </w:tcPr>
          <w:p w14:paraId="32D0F4DC"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154E66B4"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4.9%</w:t>
            </w:r>
          </w:p>
        </w:tc>
        <w:tc>
          <w:tcPr>
            <w:tcW w:w="849" w:type="dxa"/>
            <w:tcBorders>
              <w:top w:val="single" w:sz="4" w:space="0" w:color="auto"/>
              <w:left w:val="nil"/>
              <w:bottom w:val="single" w:sz="8" w:space="0" w:color="auto"/>
              <w:right w:val="single" w:sz="8" w:space="0" w:color="auto"/>
            </w:tcBorders>
            <w:noWrap/>
            <w:vAlign w:val="center"/>
            <w:hideMark/>
          </w:tcPr>
          <w:p w14:paraId="7BC6C581"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3.3%</w:t>
            </w:r>
          </w:p>
        </w:tc>
        <w:tc>
          <w:tcPr>
            <w:tcW w:w="850" w:type="dxa"/>
            <w:tcBorders>
              <w:top w:val="single" w:sz="4" w:space="0" w:color="auto"/>
              <w:left w:val="nil"/>
              <w:bottom w:val="single" w:sz="8" w:space="0" w:color="auto"/>
              <w:right w:val="single" w:sz="8" w:space="0" w:color="auto"/>
            </w:tcBorders>
            <w:vAlign w:val="center"/>
            <w:hideMark/>
          </w:tcPr>
          <w:p w14:paraId="1393D5F6"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p>
        </w:tc>
        <w:tc>
          <w:tcPr>
            <w:tcW w:w="1276" w:type="dxa"/>
            <w:tcBorders>
              <w:top w:val="nil"/>
              <w:left w:val="nil"/>
              <w:bottom w:val="single" w:sz="8" w:space="0" w:color="auto"/>
              <w:right w:val="single" w:sz="8" w:space="0" w:color="auto"/>
            </w:tcBorders>
            <w:noWrap/>
            <w:vAlign w:val="center"/>
            <w:hideMark/>
          </w:tcPr>
          <w:p w14:paraId="2983E7A8"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p>
        </w:tc>
      </w:tr>
      <w:tr w:rsidR="00450475" w:rsidRPr="007A47A4" w14:paraId="14DA9BF4"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AB9A656"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6F2F193D"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SITEONE LANDSCAPE SUPPLY INC</w:t>
            </w:r>
          </w:p>
        </w:tc>
        <w:tc>
          <w:tcPr>
            <w:tcW w:w="1421" w:type="dxa"/>
            <w:tcBorders>
              <w:top w:val="nil"/>
              <w:left w:val="nil"/>
              <w:bottom w:val="single" w:sz="8" w:space="0" w:color="auto"/>
              <w:right w:val="single" w:sz="8" w:space="0" w:color="auto"/>
            </w:tcBorders>
            <w:vAlign w:val="center"/>
            <w:hideMark/>
          </w:tcPr>
          <w:p w14:paraId="7CE83DDB"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7499EEC5"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p>
        </w:tc>
        <w:tc>
          <w:tcPr>
            <w:tcW w:w="849" w:type="dxa"/>
            <w:tcBorders>
              <w:top w:val="single" w:sz="4" w:space="0" w:color="auto"/>
              <w:left w:val="nil"/>
              <w:bottom w:val="single" w:sz="8" w:space="0" w:color="auto"/>
              <w:right w:val="single" w:sz="8" w:space="0" w:color="auto"/>
            </w:tcBorders>
            <w:noWrap/>
            <w:vAlign w:val="center"/>
            <w:hideMark/>
          </w:tcPr>
          <w:p w14:paraId="5069F147"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5.2%</w:t>
            </w:r>
          </w:p>
        </w:tc>
        <w:tc>
          <w:tcPr>
            <w:tcW w:w="850" w:type="dxa"/>
            <w:tcBorders>
              <w:top w:val="single" w:sz="4" w:space="0" w:color="auto"/>
              <w:left w:val="nil"/>
              <w:bottom w:val="single" w:sz="8" w:space="0" w:color="auto"/>
              <w:right w:val="single" w:sz="8" w:space="0" w:color="auto"/>
            </w:tcBorders>
            <w:vAlign w:val="center"/>
            <w:hideMark/>
          </w:tcPr>
          <w:p w14:paraId="0B5A186C"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3.2%</w:t>
            </w:r>
          </w:p>
        </w:tc>
        <w:tc>
          <w:tcPr>
            <w:tcW w:w="1276" w:type="dxa"/>
            <w:tcBorders>
              <w:top w:val="nil"/>
              <w:left w:val="nil"/>
              <w:bottom w:val="single" w:sz="8" w:space="0" w:color="auto"/>
              <w:right w:val="single" w:sz="8" w:space="0" w:color="auto"/>
            </w:tcBorders>
            <w:noWrap/>
            <w:vAlign w:val="center"/>
            <w:hideMark/>
          </w:tcPr>
          <w:p w14:paraId="1A67A2BB"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p>
        </w:tc>
      </w:tr>
      <w:tr w:rsidR="00450475" w:rsidRPr="007A47A4" w14:paraId="47C16669"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19DA613"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37F8F6DA"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TAIGA BUILDING PRODUCTS LTD</w:t>
            </w:r>
          </w:p>
        </w:tc>
        <w:tc>
          <w:tcPr>
            <w:tcW w:w="1421" w:type="dxa"/>
            <w:tcBorders>
              <w:top w:val="nil"/>
              <w:left w:val="nil"/>
              <w:bottom w:val="single" w:sz="8" w:space="0" w:color="auto"/>
              <w:right w:val="single" w:sz="8" w:space="0" w:color="auto"/>
            </w:tcBorders>
            <w:vAlign w:val="center"/>
            <w:hideMark/>
          </w:tcPr>
          <w:p w14:paraId="6522DBC4"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p>
        </w:tc>
        <w:tc>
          <w:tcPr>
            <w:tcW w:w="849" w:type="dxa"/>
            <w:tcBorders>
              <w:top w:val="single" w:sz="4" w:space="0" w:color="auto"/>
              <w:left w:val="nil"/>
              <w:bottom w:val="single" w:sz="8" w:space="0" w:color="auto"/>
              <w:right w:val="single" w:sz="8" w:space="0" w:color="auto"/>
            </w:tcBorders>
            <w:noWrap/>
            <w:vAlign w:val="center"/>
            <w:hideMark/>
          </w:tcPr>
          <w:p w14:paraId="0555CE7D"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5.7%</w:t>
            </w:r>
          </w:p>
        </w:tc>
        <w:tc>
          <w:tcPr>
            <w:tcW w:w="849" w:type="dxa"/>
            <w:tcBorders>
              <w:top w:val="single" w:sz="4" w:space="0" w:color="auto"/>
              <w:left w:val="nil"/>
              <w:bottom w:val="single" w:sz="8" w:space="0" w:color="auto"/>
              <w:right w:val="single" w:sz="8" w:space="0" w:color="auto"/>
            </w:tcBorders>
            <w:noWrap/>
            <w:vAlign w:val="center"/>
            <w:hideMark/>
          </w:tcPr>
          <w:p w14:paraId="47DF548C"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p>
        </w:tc>
        <w:tc>
          <w:tcPr>
            <w:tcW w:w="850" w:type="dxa"/>
            <w:tcBorders>
              <w:top w:val="single" w:sz="4" w:space="0" w:color="auto"/>
              <w:left w:val="nil"/>
              <w:bottom w:val="single" w:sz="8" w:space="0" w:color="auto"/>
              <w:right w:val="single" w:sz="8" w:space="0" w:color="auto"/>
            </w:tcBorders>
            <w:vAlign w:val="center"/>
            <w:hideMark/>
          </w:tcPr>
          <w:p w14:paraId="5DBB4F1B"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p>
        </w:tc>
        <w:tc>
          <w:tcPr>
            <w:tcW w:w="1276" w:type="dxa"/>
            <w:tcBorders>
              <w:top w:val="nil"/>
              <w:left w:val="nil"/>
              <w:bottom w:val="single" w:sz="8" w:space="0" w:color="auto"/>
              <w:right w:val="single" w:sz="8" w:space="0" w:color="auto"/>
            </w:tcBorders>
            <w:noWrap/>
            <w:vAlign w:val="center"/>
            <w:hideMark/>
          </w:tcPr>
          <w:p w14:paraId="75D6AD40"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p>
        </w:tc>
      </w:tr>
      <w:tr w:rsidR="00450475" w:rsidRPr="007A47A4" w14:paraId="7AF898C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6182B537" w14:textId="77777777"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6E6EEE79" w14:textId="77777777"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TITAN MACHINERY INC</w:t>
            </w:r>
          </w:p>
        </w:tc>
        <w:tc>
          <w:tcPr>
            <w:tcW w:w="1421" w:type="dxa"/>
            <w:tcBorders>
              <w:top w:val="nil"/>
              <w:left w:val="nil"/>
              <w:bottom w:val="single" w:sz="8" w:space="0" w:color="auto"/>
              <w:right w:val="single" w:sz="8" w:space="0" w:color="auto"/>
            </w:tcBorders>
            <w:vAlign w:val="center"/>
            <w:hideMark/>
          </w:tcPr>
          <w:p w14:paraId="30BF7C96" w14:textId="77777777"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p>
        </w:tc>
        <w:tc>
          <w:tcPr>
            <w:tcW w:w="849" w:type="dxa"/>
            <w:tcBorders>
              <w:top w:val="single" w:sz="4" w:space="0" w:color="auto"/>
              <w:left w:val="nil"/>
              <w:bottom w:val="single" w:sz="8" w:space="0" w:color="auto"/>
              <w:right w:val="single" w:sz="8" w:space="0" w:color="auto"/>
            </w:tcBorders>
            <w:noWrap/>
            <w:vAlign w:val="center"/>
            <w:hideMark/>
          </w:tcPr>
          <w:p w14:paraId="3D1B5E3C"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p>
        </w:tc>
        <w:tc>
          <w:tcPr>
            <w:tcW w:w="849" w:type="dxa"/>
            <w:tcBorders>
              <w:top w:val="single" w:sz="4" w:space="0" w:color="auto"/>
              <w:left w:val="nil"/>
              <w:bottom w:val="single" w:sz="8" w:space="0" w:color="auto"/>
              <w:right w:val="single" w:sz="8" w:space="0" w:color="auto"/>
            </w:tcBorders>
            <w:noWrap/>
            <w:vAlign w:val="center"/>
            <w:hideMark/>
          </w:tcPr>
          <w:p w14:paraId="5DFAF22C"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p>
        </w:tc>
        <w:tc>
          <w:tcPr>
            <w:tcW w:w="850" w:type="dxa"/>
            <w:tcBorders>
              <w:top w:val="single" w:sz="4" w:space="0" w:color="auto"/>
              <w:left w:val="nil"/>
              <w:bottom w:val="single" w:sz="8" w:space="0" w:color="auto"/>
              <w:right w:val="single" w:sz="8" w:space="0" w:color="auto"/>
            </w:tcBorders>
            <w:vAlign w:val="center"/>
            <w:hideMark/>
          </w:tcPr>
          <w:p w14:paraId="7F295BAC"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p>
        </w:tc>
        <w:tc>
          <w:tcPr>
            <w:tcW w:w="1276" w:type="dxa"/>
            <w:tcBorders>
              <w:top w:val="nil"/>
              <w:left w:val="nil"/>
              <w:bottom w:val="single" w:sz="8" w:space="0" w:color="auto"/>
              <w:right w:val="single" w:sz="8" w:space="0" w:color="auto"/>
            </w:tcBorders>
            <w:noWrap/>
            <w:vAlign w:val="center"/>
            <w:hideMark/>
          </w:tcPr>
          <w:p w14:paraId="70AEBF95" w14:textId="7777777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2.5%</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1.0%</w:t>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2.5%</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4.8%</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5.4%</w:t>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6.1%</w:t>
            </w:r>
          </w:p>
        </w:tc>
      </w:tr>
    </w:tbl>
    <w:p w14:paraId="1DC42808" w14:textId="51AF8A51" w:rsidR="00ED179A" w:rsidRPr="0019768F" w:rsidDel="00C84D04" w:rsidRDefault="00ED179A" w:rsidP="00ED179A">
      <w:pPr>
        <w:pStyle w:val="Caption"/>
        <w:keepLines/>
        <w:spacing w:before="0" w:after="0" w:line="360" w:lineRule="auto"/>
        <w:rPr>
          <w:del w:id="30" w:author="KPMG Israel" w:date="2026-06-08T14:02:00Z" w16du:dateUtc="2026-06-08T11:02:00Z"/>
          <w:rFonts w:cstheme="majorBidi"/>
          <w:color w:val="000000" w:themeColor="text1"/>
          <w:sz w:val="20"/>
        </w:rPr>
      </w:pPr>
    </w:p>
    <w:p w14:paraId="67152225" w14:textId="77777777" w:rsidR="00C84D04" w:rsidRDefault="00C84D04">
      <w:pPr>
        <w:spacing w:before="0" w:after="160" w:line="259" w:lineRule="auto"/>
        <w:jc w:val="left"/>
        <w:rPr>
          <w:ins w:id="31" w:author="KPMG Israel" w:date="2026-06-08T14:02:00Z" w16du:dateUtc="2026-06-08T11:02:00Z"/>
          <w:rFonts w:eastAsia="Times New Roman" w:cs="Times New Roman"/>
          <w:b/>
          <w:bCs/>
          <w:iCs/>
          <w:color w:val="00338D"/>
          <w:lang w:val="en-GB"/>
        </w:rPr>
      </w:pPr>
      <w:ins w:id="32" w:author="KPMG Israel" w:date="2026-06-08T14:02:00Z" w16du:dateUtc="2026-06-08T11:02:00Z">
        <w:r>
          <w:rPr>
            <w:color w:val="00338D"/>
          </w:rPr>
          <w:br w:type="page"/>
        </w:r>
      </w:ins>
    </w:p>
    <w:p w14:paraId="3F3B4997" w14:textId="03C992E6" w:rsidR="00FB5B76" w:rsidRDefault="00ED179A" w:rsidP="00445B40">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Business Descriptions of Comparable Companies</w:t>
      </w:r>
    </w:p>
    <w:p w14:paraId="372D025D" w14:textId="0D184BFE" w:rsidR="00445B40" w:rsidRPr="00445B40" w:rsidRDefault="00445B40" w:rsidP="00107591">
      <w:pPr>
        <w:spacing w:before="0" w:after="120" w:line="240" w:lineRule="auto"/>
        <w:jc w:val="left"/>
        <w:rPr>
          <w:rFonts w:eastAsia="Times New Roman" w:cs="Times New Roman"/>
          <w:b/>
          <w:bCs/>
          <w:color w:val="000000"/>
          <w:sz w:val="18"/>
          <w:szCs w:val="18"/>
        </w:rPr>
        <w:pPrChange w:id="33" w:author="KPMG Israel" w:date="2026-06-08T14:00:00Z" w16du:dateUtc="2026-06-08T11:00:00Z">
          <w:pPr>
            <w:spacing w:before="0" w:after="0" w:line="240" w:lineRule="auto"/>
            <w:jc w:val="left"/>
          </w:pPr>
        </w:pPrChange>
      </w:pPr>
      <w:r>
        <w:rPr>
          <w:rFonts w:eastAsia="Times New Roman" w:cs="Times New Roman"/>
          <w:b/>
          <w:bCs/>
          <w:color w:val="000000"/>
          <w:szCs w:val="18"/>
          <w:highlight w:val="yellow"/>
        </w:rPr>
        <w:t>ADENTRA INC</w:t>
      </w:r>
    </w:p>
    <w:p w14:paraId="0580A9A4" w14:textId="77777777" w:rsidR="00AA4FFB" w:rsidRDefault="00000000" w:rsidP="00107591">
      <w:pPr>
        <w:spacing w:before="0" w:after="120" w:line="240" w:lineRule="auto"/>
        <w:pPrChange w:id="34" w:author="KPMG Israel" w:date="2026-06-08T14:00:00Z" w16du:dateUtc="2026-06-08T11:00:00Z">
          <w:pPr/>
        </w:pPrChange>
      </w:pPr>
      <w:r>
        <w:rPr>
          <w:highlight w:val="yellow"/>
        </w:rPr>
        <w:t>ADENTRA Inc. engages in the wholesale distribution of architectural building products to the residential, repair and remodel, and commercial construction markets in Canada and the United States. It offers doors, decorative surfaces, mouldings, stair parts, hardwood lumber, hardwood plywood, composite panels, outdoor living, boards, roofing, and other building products to industrial manufacturers, home builder distribution yards, and home centers. The company was formerly known as Hardwoods Distribution Inc. and changed its name to ADENTRA Inc. in December 2022. ADENTRA Inc. was founded in 2004 and is headquartered in Langley, Canada.</w:t>
      </w:r>
    </w:p>
    <w:p w14:paraId="33F8A071" w14:textId="77777777" w:rsidR="00AA4FFB" w:rsidRDefault="00AA4FFB" w:rsidP="00107591">
      <w:pPr>
        <w:spacing w:before="0" w:after="120" w:line="240" w:lineRule="auto"/>
        <w:pPrChange w:id="35" w:author="KPMG Israel" w:date="2026-06-08T14:00:00Z" w16du:dateUtc="2026-06-08T11:00:00Z">
          <w:pPr/>
        </w:pPrChange>
      </w:pPr>
    </w:p>
    <w:p w14:paraId="642FDACD" w14:textId="77777777" w:rsidR="00AA4FFB" w:rsidRDefault="00000000" w:rsidP="00107591">
      <w:pPr>
        <w:spacing w:before="0" w:after="120" w:line="240" w:lineRule="auto"/>
        <w:pPrChange w:id="36" w:author="KPMG Israel" w:date="2026-06-08T14:00:00Z" w16du:dateUtc="2026-06-08T11:00:00Z">
          <w:pPr/>
        </w:pPrChange>
      </w:pPr>
      <w:r>
        <w:rPr>
          <w:b/>
          <w:highlight w:val="yellow"/>
        </w:rPr>
        <w:t>ALTA EQUIPMENT GROUP INC</w:t>
      </w:r>
    </w:p>
    <w:p w14:paraId="1AE9DCD1" w14:textId="77777777" w:rsidR="00AA4FFB" w:rsidRDefault="00000000" w:rsidP="00107591">
      <w:pPr>
        <w:spacing w:before="0" w:after="120" w:line="240" w:lineRule="auto"/>
        <w:pPrChange w:id="37" w:author="KPMG Israel" w:date="2026-06-08T14:00:00Z" w16du:dateUtc="2026-06-08T11:00:00Z">
          <w:pPr/>
        </w:pPrChange>
      </w:pPr>
      <w:r>
        <w:rPr>
          <w:highlight w:val="yellow"/>
        </w:rPr>
        <w:t>Alta Equipment Group Inc. owns and operates integrated equipment dealership platforms in the United States and Canada. It operates through three segments: Material Handling, Construction Equipment, and Master Distribution. The company sells, rents, and provides parts and service support for various categories of specialized equipment, including lift trucks and other material handling equipment, heavy and compact earthmoving equipment, crushing and screening equipment, environmental processing equipment, cranes and aerial work platforms, paving and asphalt equipment, and other construction equipment and related products. It also sells new and used equipment; and sells and distributes replacement parts. In addition, the company offers repair and maintenance services for its equipment; designs and builds services related to automated equipment installation and warehouse management systems integration solutions; and sell new heavy construction, material handling, and environmental processing equipment, as well as tangential products and services. Further, it rents heavy construction, compact, aerial, material handling, and various other types of equipment; and sells rental equipment from its rental fleet; and offers maintenance and repair services. It serves food and beverage, diversified manufacturing, automotive, municipal/government, education, pharmaceutical and medical, wholesale and retail distribution, construction, agriculture and forestry, road building, aggregate and mining, utilities and power generation, and recycling and waste management, and other sectors. Alta Equipment Group Inc. was founded in 1984 and is headquartered in Livonia, Michigan.</w:t>
      </w:r>
    </w:p>
    <w:p w14:paraId="18C8F873" w14:textId="77777777" w:rsidR="00AA4FFB" w:rsidRDefault="00AA4FFB" w:rsidP="00107591">
      <w:pPr>
        <w:spacing w:before="0" w:after="120" w:line="240" w:lineRule="auto"/>
        <w:pPrChange w:id="38" w:author="KPMG Israel" w:date="2026-06-08T14:00:00Z" w16du:dateUtc="2026-06-08T11:00:00Z">
          <w:pPr/>
        </w:pPrChange>
      </w:pPr>
    </w:p>
    <w:p w14:paraId="70F001EE" w14:textId="77777777" w:rsidR="00AA4FFB" w:rsidRDefault="00000000" w:rsidP="00107591">
      <w:pPr>
        <w:spacing w:before="0" w:after="120" w:line="240" w:lineRule="auto"/>
        <w:pPrChange w:id="39" w:author="KPMG Israel" w:date="2026-06-08T14:00:00Z" w16du:dateUtc="2026-06-08T11:00:00Z">
          <w:pPr/>
        </w:pPrChange>
      </w:pPr>
      <w:r>
        <w:rPr>
          <w:b/>
          <w:highlight w:val="yellow"/>
        </w:rPr>
        <w:t>BLUELINX HOLDINGS INC</w:t>
      </w:r>
    </w:p>
    <w:p w14:paraId="42870378" w14:textId="77777777" w:rsidR="00AA4FFB" w:rsidRDefault="00000000" w:rsidP="00107591">
      <w:pPr>
        <w:spacing w:before="0" w:after="120" w:line="240" w:lineRule="auto"/>
        <w:pPrChange w:id="40" w:author="KPMG Israel" w:date="2026-06-08T14:00:00Z" w16du:dateUtc="2026-06-08T11:00:00Z">
          <w:pPr/>
        </w:pPrChange>
      </w:pPr>
      <w:r>
        <w:rPr>
          <w:highlight w:val="yellow"/>
        </w:rPr>
        <w:t xml:space="preserve">BlueLinx Holdings Inc., together with its subsidiaries, engages in the distribution of residential and commercial building products in the United States. The company distributes specialty products, including engineered wood, siding, millwork, outdoor living, specialty lumber and panels, and industrial products; and structural products, such as lumber, plywood, oriented strand boards, rebars and remesh, as well as other wood products that are used for structural support in construction projects. It provides various value-added services and solutions to customers and suppliers. The company serves national home centers, pro dealers, cooperatives, specialty distributors, regional and local dealers, and industrial manufacturers. It sells its products through </w:t>
      </w:r>
      <w:r>
        <w:rPr>
          <w:highlight w:val="yellow"/>
        </w:rPr>
        <w:lastRenderedPageBreak/>
        <w:t>warehouse sales, reload sales, and direct sales. BlueLinx Holdings Inc. was founded in 2004 and is headquartered in Marietta, Georgia.</w:t>
      </w:r>
    </w:p>
    <w:p w14:paraId="509CDDBF" w14:textId="77777777" w:rsidR="00AA4FFB" w:rsidRDefault="00AA4FFB" w:rsidP="00107591">
      <w:pPr>
        <w:spacing w:before="0" w:after="120" w:line="240" w:lineRule="auto"/>
        <w:pPrChange w:id="41" w:author="KPMG Israel" w:date="2026-06-08T14:00:00Z" w16du:dateUtc="2026-06-08T11:00:00Z">
          <w:pPr/>
        </w:pPrChange>
      </w:pPr>
    </w:p>
    <w:p w14:paraId="2CF3C958" w14:textId="77777777" w:rsidR="00AA4FFB" w:rsidRDefault="00000000" w:rsidP="00107591">
      <w:pPr>
        <w:spacing w:before="0" w:after="120" w:line="240" w:lineRule="auto"/>
        <w:pPrChange w:id="42" w:author="KPMG Israel" w:date="2026-06-08T14:00:00Z" w16du:dateUtc="2026-06-08T11:00:00Z">
          <w:pPr/>
        </w:pPrChange>
      </w:pPr>
      <w:r>
        <w:rPr>
          <w:b/>
          <w:highlight w:val="yellow"/>
        </w:rPr>
        <w:t>DISTRIBUTION SOLUTIO GRO INC</w:t>
      </w:r>
    </w:p>
    <w:p w14:paraId="1F801075" w14:textId="77777777" w:rsidR="00AA4FFB" w:rsidRDefault="00000000" w:rsidP="00107591">
      <w:pPr>
        <w:spacing w:before="0" w:after="120" w:line="240" w:lineRule="auto"/>
        <w:pPrChange w:id="43" w:author="KPMG Israel" w:date="2026-06-08T14:00:00Z" w16du:dateUtc="2026-06-08T11:00:00Z">
          <w:pPr/>
        </w:pPrChange>
      </w:pPr>
      <w:r>
        <w:rPr>
          <w:highlight w:val="yellow"/>
        </w:rPr>
        <w:t>Distribution Solutions Group, Inc., a specialty distribution company, provides value-added distribution solutions to the maintenance, repair and operations (MRO), original equipment manufacturer, and industrial technology markets. It operates through four segments: Lawson, TestEquity, Gexpro Services, and Canada Branch Division. The Lawson segment distributes specialty products and services to the industrial, commercial, institutional, and government MRO marketplace. The TestEquity segment distributes test and measurement equipment and solutions, industrial and electronic production supplies, and vendor managed inventory programs, as well as converting, fabrication, and adhesive solutions to the aerospace and defense, wireless and communication, semiconductors, industrial electronics and automotive, and electronics manufacturing industries under the TestEquity, Hisco, Techni-Pro, Techni-Tool, and Jensen Tools brands. The Gexpro Services segment provides supply chain management solutions that offer VMI, kitting, global logistics management, manufacturing localization and import expertise, value engineering and quality assurance to renewables, industrial power, consumer and industrial, technology, transportation, and aerospace and defense. The Canada Branch Division distributes industrial MRO supplies, safety products, fasteners, power tools, and related value-add services to the industrial, government, commercial, and residential contractor markets for the Canadian MRO market. The company distributes MRO products to its customers through a network of sales representatives. It has operations in the United States, Canada, Europe, Pacific Rim, Latin America, and internationally. The company was formerly known as Lawson Products, Inc. and has changed to Distribution Solutions Group, Inc. 2022. Distribution Solutions Group, Inc. was incorporated in 1952 and is headquartered in Fort Worth, Texas.</w:t>
      </w:r>
    </w:p>
    <w:p w14:paraId="0F042A07" w14:textId="77777777" w:rsidR="00AA4FFB" w:rsidRDefault="00AA4FFB" w:rsidP="00107591">
      <w:pPr>
        <w:spacing w:before="0" w:after="120" w:line="240" w:lineRule="auto"/>
        <w:pPrChange w:id="44" w:author="KPMG Israel" w:date="2026-06-08T14:00:00Z" w16du:dateUtc="2026-06-08T11:00:00Z">
          <w:pPr/>
        </w:pPrChange>
      </w:pPr>
    </w:p>
    <w:p w14:paraId="2DCD19FF" w14:textId="77777777" w:rsidR="00AA4FFB" w:rsidRDefault="00000000" w:rsidP="00107591">
      <w:pPr>
        <w:spacing w:before="0" w:after="120" w:line="240" w:lineRule="auto"/>
        <w:pPrChange w:id="45" w:author="KPMG Israel" w:date="2026-06-08T14:00:00Z" w16du:dateUtc="2026-06-08T11:00:00Z">
          <w:pPr/>
        </w:pPrChange>
      </w:pPr>
      <w:r>
        <w:rPr>
          <w:b/>
          <w:highlight w:val="yellow"/>
        </w:rPr>
        <w:t>SITEONE LANDSCAPE SUPPLY INC</w:t>
      </w:r>
    </w:p>
    <w:p w14:paraId="306B221B" w14:textId="77777777" w:rsidR="00AA4FFB" w:rsidRDefault="00000000" w:rsidP="00107591">
      <w:pPr>
        <w:spacing w:before="0" w:after="120" w:line="240" w:lineRule="auto"/>
        <w:pPrChange w:id="46" w:author="KPMG Israel" w:date="2026-06-08T14:00:00Z" w16du:dateUtc="2026-06-08T11:00:00Z">
          <w:pPr/>
        </w:pPrChange>
      </w:pPr>
      <w:r>
        <w:rPr>
          <w:highlight w:val="yellow"/>
        </w:rPr>
        <w:t xml:space="preserve">SiteOne Landscape Supply, Inc., together with its subsidiaries, engages in the wholesale distribution of landscape supplies in the United States and Canada. The company provides irrigation products, including controllers, valves, sprinkler heads, irrigation pipes, micro irrigation, and drip products; fertilizer, grass seed, and ice melt products; control products, such as herbicides, fungicides, rodenticides, and other pesticides; hardscapes, which includes pavers, natural stones, blocks, and other durable materials; landscape accessories that include mulches, soil amendments, drainage pipes, tools, and sods; nursery goods, which consist of deciduous and evergreen shrubs, ornamental, shade, evergreen trees, field grown and container-grown nursery stock, roses, perennials, annuals, bulbs, and plant species and cultivars; and outdoor lighting products that include lighting fixtures, LED lamps, wires, transformers, and accessories. It also offers consultative services consisting of assistance with irrigation project take-offs, commercial project planning, generation of sales leads, business operations, and product support services, as well as a series of technical and business management seminars; and distributes branded products of third parties. In addition, the company provides product knowledge and technical </w:t>
      </w:r>
      <w:r>
        <w:rPr>
          <w:highlight w:val="yellow"/>
        </w:rPr>
        <w:lastRenderedPageBreak/>
        <w:t>expertise, project services, and partners program services. Additionally, it offers plant varieties under the Portfolio brand; and natural stone under the Solstice brand name. The company offers its products under the LESCO, SiteOne Green Tech, and Pro-Trade brand names. It markets its products primarily to residential and commercial landscape professionals who specializes in the design, installation, and maintenance of lawns, gardens, golf courses, and other outdoor spaces through branch network and direct distribution. SiteOne Landscape Supply, Inc. was founded in 2001 and is headquartered in Roswell, Georgia.</w:t>
      </w:r>
    </w:p>
    <w:p w14:paraId="190830D1" w14:textId="77777777" w:rsidR="00AA4FFB" w:rsidRDefault="00AA4FFB" w:rsidP="00107591">
      <w:pPr>
        <w:spacing w:before="0" w:after="120" w:line="240" w:lineRule="auto"/>
        <w:pPrChange w:id="47" w:author="KPMG Israel" w:date="2026-06-08T14:00:00Z" w16du:dateUtc="2026-06-08T11:00:00Z">
          <w:pPr/>
        </w:pPrChange>
      </w:pPr>
    </w:p>
    <w:p w14:paraId="6A456E95" w14:textId="77777777" w:rsidR="00AA4FFB" w:rsidRDefault="00000000" w:rsidP="00107591">
      <w:pPr>
        <w:spacing w:before="0" w:after="120" w:line="240" w:lineRule="auto"/>
        <w:pPrChange w:id="48" w:author="KPMG Israel" w:date="2026-06-08T14:00:00Z" w16du:dateUtc="2026-06-08T11:00:00Z">
          <w:pPr/>
        </w:pPrChange>
      </w:pPr>
      <w:r>
        <w:rPr>
          <w:b/>
          <w:highlight w:val="yellow"/>
        </w:rPr>
        <w:t>TAIGA BUILDING PRODUCTS LTD</w:t>
      </w:r>
    </w:p>
    <w:p w14:paraId="04B02DDD" w14:textId="77777777" w:rsidR="00AA4FFB" w:rsidRDefault="00000000" w:rsidP="00107591">
      <w:pPr>
        <w:spacing w:before="0" w:after="120" w:line="240" w:lineRule="auto"/>
        <w:pPrChange w:id="49" w:author="KPMG Israel" w:date="2026-06-08T14:00:00Z" w16du:dateUtc="2026-06-08T11:00:00Z">
          <w:pPr/>
        </w:pPrChange>
      </w:pPr>
      <w:r>
        <w:rPr>
          <w:highlight w:val="yellow"/>
        </w:rPr>
        <w:t>Taiga Building Products Ltd. operates as a wholesale distributor of building products in Canada and the United States. The company offers dimension lumber; panel products, including plywood, particle board, and oriented strand board products; and allied and treated products, such as roofing materials, moldings, composite decking, and polyethylene sheeting products, batt and foam insulation, flooring, and engineered and treated wood products. It also provides residential insulation products under the Johns Manville brand; siding products under the LP SmartSide brand; composite decking under the Trex brand; roofing products under GAF brand; and allied products comprising flooring, mouldings, and siding under the Taiga brand. In addition, the company offers treated wood products used in fencing, decking, foundation, landscaping, and other external applications; and owns and operates wood preservation plants that produce pressure-treated wood products. It serves its products to building products retailers and supply yards, and industrial manufacturers. The company was founded in 1973 and is headquartered in Burnaby, Canada. Taiga Building Products Ltd. is a subsidiary of Avarga Limited.</w:t>
      </w:r>
    </w:p>
    <w:p w14:paraId="75DC21B1" w14:textId="77777777" w:rsidR="00AA4FFB" w:rsidRDefault="00AA4FFB" w:rsidP="00107591">
      <w:pPr>
        <w:spacing w:before="0" w:after="120" w:line="240" w:lineRule="auto"/>
        <w:pPrChange w:id="50" w:author="KPMG Israel" w:date="2026-06-08T14:00:00Z" w16du:dateUtc="2026-06-08T11:00:00Z">
          <w:pPr/>
        </w:pPrChange>
      </w:pPr>
    </w:p>
    <w:p w14:paraId="19057C2A" w14:textId="77777777" w:rsidR="00AA4FFB" w:rsidRDefault="00000000" w:rsidP="00107591">
      <w:pPr>
        <w:spacing w:before="0" w:after="120" w:line="240" w:lineRule="auto"/>
        <w:pPrChange w:id="51" w:author="KPMG Israel" w:date="2026-06-08T14:00:00Z" w16du:dateUtc="2026-06-08T11:00:00Z">
          <w:pPr/>
        </w:pPrChange>
      </w:pPr>
      <w:r>
        <w:rPr>
          <w:b/>
          <w:highlight w:val="yellow"/>
        </w:rPr>
        <w:t>TITAN MACHINERY INC</w:t>
      </w:r>
    </w:p>
    <w:p w14:paraId="02790A4A" w14:textId="4FCAF1CA" w:rsidR="000B2392" w:rsidRDefault="00000000" w:rsidP="00107591">
      <w:pPr>
        <w:spacing w:before="0" w:after="120" w:line="240" w:lineRule="auto"/>
        <w:rPr>
          <w:highlight w:val="yellow"/>
        </w:rPr>
        <w:pPrChange w:id="52" w:author="KPMG Israel" w:date="2026-06-08T14:00:00Z" w16du:dateUtc="2026-06-08T11:00:00Z">
          <w:pPr/>
        </w:pPrChange>
      </w:pPr>
      <w:r>
        <w:rPr>
          <w:highlight w:val="yellow"/>
        </w:rPr>
        <w:t xml:space="preserve">Titan Machinery Inc. owns and operates a network of full service agricultural and construction equipment stores in the United States, Europe, and Australia. The company operates through four segments: Agriculture, Construction, Europe, and Australia. It sells new and used equipment, including agricultural and construction equipment manufactured under the CNH Industrial family of brands, as well as equipment from various other manufacturers. The company offers agricultural equipment, including machinery and attachments for use in the production of food, fiber, feed grain, feedstock, and renewable energy; and home and garden applications, as well as maintenance of commercial, residential, and government properties. It also provides construction equipment, such as heavy construction machinery, light industrial machinery for commercial and residential construction, and road and highway construction machinery. In addition, the company offers repair and maintenance services that include warranty repairs, off-site and on-site repair services, scheduling off-season maintenance services, and notifying customers of periodic service requirements; and training programs to customers, as well as sells maintenance and replacement parts. Further, the company rents equipment; and provides ancillary equipment support services, such as equipment transportation, global positioning system signal subscriptions and other precision farming products, farm data management products, and finance and insurance products. It operates in </w:t>
      </w:r>
      <w:r>
        <w:rPr>
          <w:highlight w:val="yellow"/>
        </w:rPr>
        <w:lastRenderedPageBreak/>
        <w:t>Colorado, Idaho, Iowa, Kansas, Minnesota, Nebraska, North Dakota, South Dakota, Wisconsin, and Wyoming, the United States; Bulgaria, Germany, Romania, and Ukraine, Europe; and New South Wales, South Australia, and Victoria, and Australia. The company was founded in 1980 and is headquartered in West Fargo, North Dakota.</w:t>
      </w:r>
    </w:p>
    <w:p w14:paraId="37AAA88D" w14:textId="77777777" w:rsidR="000B2392" w:rsidRDefault="000B2392">
      <w:pPr>
        <w:spacing w:before="0" w:after="160" w:line="259" w:lineRule="auto"/>
        <w:jc w:val="left"/>
        <w:rPr>
          <w:highlight w:val="yellow"/>
        </w:rPr>
      </w:pPr>
      <w:r>
        <w:rPr>
          <w:highlight w:val="yellow"/>
        </w:rPr>
        <w:br w:type="page"/>
      </w:r>
    </w:p>
    <w:p w14:paraId="28012A92" w14:textId="2DF9F1DB" w:rsidR="00AA4FFB" w:rsidDel="00107591" w:rsidRDefault="00AA4FFB">
      <w:pPr>
        <w:rPr>
          <w:del w:id="53" w:author="KPMG Israel" w:date="2026-06-08T14:00:00Z" w16du:dateUtc="2026-06-08T11:00:00Z"/>
        </w:rPr>
      </w:pPr>
    </w:p>
    <w:p w14:paraId="3D3BA347" w14:textId="237449AD" w:rsid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Financial Information of Comparable Companies</w:t>
      </w:r>
    </w:p>
    <w:p w14:paraId="2D55BE48" w14:textId="5B45BB2C" w:rsidR="002E00F1" w:rsidRPr="000B2392" w:rsidRDefault="002E00F1" w:rsidP="000B2392">
      <w:pPr>
        <w:pStyle w:val="BodyText4"/>
        <w:rPr>
          <w:rFonts w:ascii="Univers 45 Light" w:hAnsi="Univers 45 Light"/>
          <w:b/>
          <w:bCs/>
          <w:color w:val="00338D"/>
          <w:sz w:val="18"/>
          <w:szCs w:val="18"/>
        </w:rPr>
      </w:pPr>
      <w:r w:rsidRPr="000B2392">
        <w:rPr>
          <w:rFonts w:ascii="Univers 45 Light" w:hAnsi="Univers 45 Light"/>
          <w:b/>
          <w:bCs/>
          <w:sz w:val="18"/>
          <w:szCs w:val="18"/>
        </w:rPr>
        <w:t>Company Name (Code) : ADENTRA INC (162085)</w:t>
      </w:r>
    </w:p>
    <w:tbl>
      <w:tblPr>
        <w:tblW w:w="9475" w:type="dxa"/>
        <w:tblLook w:val="04A0" w:firstRow="1" w:lastRow="0" w:firstColumn="1" w:lastColumn="0" w:noHBand="0" w:noVBand="1"/>
      </w:tblPr>
      <w:tblGrid>
        <w:gridCol w:w="593"/>
        <w:gridCol w:w="1734"/>
        <w:gridCol w:w="508"/>
        <w:gridCol w:w="708"/>
        <w:gridCol w:w="426"/>
        <w:gridCol w:w="1134"/>
        <w:gridCol w:w="141"/>
        <w:gridCol w:w="993"/>
        <w:gridCol w:w="850"/>
        <w:gridCol w:w="285"/>
        <w:gridCol w:w="1055"/>
        <w:gridCol w:w="79"/>
        <w:gridCol w:w="969"/>
      </w:tblGrid>
      <w:tr w:rsidR="00032DC4" w:rsidRPr="000B2392" w14:paraId="6B116C04" w14:textId="77777777" w:rsidTr="002E00F1">
        <w:trPr>
          <w:gridAfter w:val="1"/>
          <w:wAfter w:w="969" w:type="dxa"/>
          <w:cantSplit/>
          <w:trHeight w:val="21"/>
        </w:trPr>
        <w:tc>
          <w:tcPr>
            <w:tcW w:w="2835" w:type="dxa"/>
            <w:gridSpan w:val="3"/>
            <w:tcBorders>
              <w:top w:val="nil"/>
              <w:left w:val="nil"/>
              <w:bottom w:val="nil"/>
              <w:right w:val="nil"/>
            </w:tcBorders>
            <w:shd w:val="clear" w:color="000000" w:fill="00338D"/>
            <w:vAlign w:val="center"/>
            <w:hideMark/>
          </w:tcPr>
          <w:p w14:paraId="6FC20B4D" w14:textId="77777777" w:rsidR="00032DC4" w:rsidRPr="000B2392" w:rsidRDefault="00032DC4" w:rsidP="00032DC4">
            <w:pPr>
              <w:keepNext/>
              <w:spacing w:before="0" w:after="0" w:line="240" w:lineRule="auto"/>
              <w:jc w:val="left"/>
              <w:rPr>
                <w:rFonts w:eastAsia="Times New Roman" w:cs="Times New Roman"/>
                <w:b/>
                <w:bCs/>
                <w:color w:val="FFFFFF"/>
                <w:sz w:val="18"/>
                <w:szCs w:val="18"/>
                <w:rtl/>
              </w:rPr>
            </w:pPr>
            <w:r w:rsidRPr="000B2392">
              <w:rPr>
                <w:rFonts w:eastAsia="Times New Roman" w:cs="Times New Roman"/>
                <w:b/>
                <w:bCs/>
                <w:color w:val="FFFFFF"/>
                <w:sz w:val="18"/>
                <w:szCs w:val="18"/>
              </w:rPr>
              <w:t>Year</w:t>
            </w:r>
          </w:p>
        </w:tc>
        <w:tc>
          <w:tcPr>
            <w:tcW w:w="1134" w:type="dxa"/>
            <w:gridSpan w:val="2"/>
            <w:tcBorders>
              <w:top w:val="nil"/>
              <w:left w:val="nil"/>
              <w:bottom w:val="nil"/>
              <w:right w:val="nil"/>
            </w:tcBorders>
            <w:shd w:val="clear" w:color="000000" w:fill="00338D"/>
            <w:vAlign w:val="center"/>
            <w:hideMark/>
          </w:tcPr>
          <w:p w14:paraId="0238788C" w14:textId="5146F714" w:rsidR="00032DC4" w:rsidRPr="000B2392" w:rsidRDefault="00032DC4" w:rsidP="00032DC4">
            <w:pPr>
              <w:keepNext/>
              <w:spacing w:before="0" w:after="0" w:line="240" w:lineRule="auto"/>
              <w:jc w:val="center"/>
              <w:rPr>
                <w:rFonts w:eastAsia="Times New Roman" w:cs="Times New Roman"/>
                <w:b/>
                <w:bCs/>
                <w:color w:val="FFFFFF"/>
                <w:sz w:val="18"/>
                <w:szCs w:val="18"/>
              </w:rPr>
            </w:pPr>
            <w:r w:rsidRPr="000B2392">
              <w:rPr>
                <w:b/>
                <w:bCs/>
                <w:color w:val="FFFFFF"/>
                <w:sz w:val="18"/>
                <w:szCs w:val="18"/>
              </w:rPr>
              <w:t>2021</w:t>
            </w:r>
          </w:p>
        </w:tc>
        <w:tc>
          <w:tcPr>
            <w:tcW w:w="1134" w:type="dxa"/>
            <w:tcBorders>
              <w:top w:val="nil"/>
              <w:left w:val="nil"/>
              <w:bottom w:val="nil"/>
              <w:right w:val="nil"/>
            </w:tcBorders>
            <w:shd w:val="clear" w:color="000000" w:fill="00338D"/>
            <w:vAlign w:val="center"/>
            <w:hideMark/>
          </w:tcPr>
          <w:p w14:paraId="4B7531CE" w14:textId="4832A072" w:rsidR="00032DC4" w:rsidRPr="000B2392" w:rsidRDefault="00032DC4" w:rsidP="00032DC4">
            <w:pPr>
              <w:keepNext/>
              <w:spacing w:before="0" w:after="0" w:line="240" w:lineRule="auto"/>
              <w:jc w:val="center"/>
              <w:rPr>
                <w:rFonts w:eastAsia="Times New Roman" w:cs="Times New Roman"/>
                <w:b/>
                <w:bCs/>
                <w:color w:val="FFFFFF"/>
                <w:sz w:val="18"/>
                <w:szCs w:val="18"/>
              </w:rPr>
            </w:pPr>
            <w:r w:rsidRPr="000B2392">
              <w:rPr>
                <w:b/>
                <w:bCs/>
                <w:color w:val="FFFFFF"/>
                <w:sz w:val="18"/>
                <w:szCs w:val="18"/>
              </w:rPr>
              <w:t>2022</w:t>
            </w:r>
          </w:p>
        </w:tc>
        <w:tc>
          <w:tcPr>
            <w:tcW w:w="1134" w:type="dxa"/>
            <w:gridSpan w:val="2"/>
            <w:tcBorders>
              <w:top w:val="nil"/>
              <w:left w:val="nil"/>
              <w:bottom w:val="nil"/>
              <w:right w:val="nil"/>
            </w:tcBorders>
            <w:shd w:val="clear" w:color="000000" w:fill="00338D"/>
            <w:vAlign w:val="center"/>
            <w:hideMark/>
          </w:tcPr>
          <w:p w14:paraId="6A048659" w14:textId="570DB9C0" w:rsidR="00032DC4" w:rsidRPr="000B2392" w:rsidRDefault="00032DC4" w:rsidP="00032DC4">
            <w:pPr>
              <w:keepNext/>
              <w:spacing w:before="0" w:after="0" w:line="240" w:lineRule="auto"/>
              <w:jc w:val="center"/>
              <w:rPr>
                <w:rFonts w:eastAsia="Times New Roman" w:cs="Times New Roman"/>
                <w:b/>
                <w:bCs/>
                <w:color w:val="FFFFFF"/>
                <w:sz w:val="18"/>
                <w:szCs w:val="18"/>
              </w:rPr>
            </w:pPr>
            <w:r w:rsidRPr="000B2392">
              <w:rPr>
                <w:b/>
                <w:bCs/>
                <w:color w:val="FFFFFF"/>
                <w:sz w:val="18"/>
                <w:szCs w:val="18"/>
              </w:rPr>
              <w:t>2023</w:t>
            </w:r>
          </w:p>
        </w:tc>
        <w:tc>
          <w:tcPr>
            <w:tcW w:w="1135" w:type="dxa"/>
            <w:gridSpan w:val="2"/>
            <w:tcBorders>
              <w:top w:val="nil"/>
              <w:left w:val="nil"/>
              <w:bottom w:val="nil"/>
              <w:right w:val="nil"/>
            </w:tcBorders>
            <w:shd w:val="clear" w:color="000000" w:fill="00338D"/>
            <w:vAlign w:val="center"/>
          </w:tcPr>
          <w:p w14:paraId="42FF2D61" w14:textId="5DAF8C53" w:rsidR="00032DC4" w:rsidRPr="000B2392" w:rsidRDefault="00032DC4" w:rsidP="00975BD3">
            <w:pPr>
              <w:keepNext/>
              <w:spacing w:before="0" w:after="0" w:line="240" w:lineRule="auto"/>
              <w:jc w:val="center"/>
              <w:rPr>
                <w:rFonts w:ascii="Times New Roman" w:eastAsia="Times New Roman" w:hAnsi="Times New Roman" w:cs="Times New Roman"/>
                <w:color w:val="000000"/>
                <w:sz w:val="18"/>
                <w:szCs w:val="18"/>
              </w:rPr>
            </w:pPr>
            <w:r w:rsidRPr="000B2392">
              <w:rPr>
                <w:b/>
                <w:bCs/>
                <w:color w:val="FFFFFF"/>
                <w:sz w:val="18"/>
                <w:szCs w:val="18"/>
              </w:rPr>
              <w:t>2024</w:t>
            </w:r>
          </w:p>
        </w:tc>
        <w:tc>
          <w:tcPr>
            <w:tcW w:w="1134" w:type="dxa"/>
            <w:gridSpan w:val="2"/>
            <w:tcBorders>
              <w:top w:val="nil"/>
              <w:left w:val="nil"/>
              <w:bottom w:val="nil"/>
              <w:right w:val="nil"/>
            </w:tcBorders>
            <w:shd w:val="clear" w:color="000000" w:fill="00338D"/>
            <w:vAlign w:val="center"/>
            <w:hideMark/>
          </w:tcPr>
          <w:p w14:paraId="4AA3055C" w14:textId="3072E670" w:rsidR="00032DC4" w:rsidRPr="000B2392"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0B2392" w14:paraId="136F1595"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1669CE3E" w14:textId="1892AB31"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Date</w:t>
            </w:r>
          </w:p>
        </w:tc>
        <w:tc>
          <w:tcPr>
            <w:tcW w:w="1134" w:type="dxa"/>
            <w:gridSpan w:val="2"/>
            <w:tcBorders>
              <w:top w:val="nil"/>
              <w:left w:val="nil"/>
              <w:bottom w:val="nil"/>
              <w:right w:val="nil"/>
            </w:tcBorders>
            <w:vAlign w:val="center"/>
            <w:hideMark/>
          </w:tcPr>
          <w:p w14:paraId="7419CC81" w14:textId="671CD46E"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31 Dec 2021</w:t>
            </w:r>
          </w:p>
        </w:tc>
        <w:tc>
          <w:tcPr>
            <w:tcW w:w="1134" w:type="dxa"/>
            <w:tcBorders>
              <w:top w:val="nil"/>
              <w:left w:val="nil"/>
              <w:bottom w:val="nil"/>
              <w:right w:val="nil"/>
            </w:tcBorders>
            <w:vAlign w:val="center"/>
            <w:hideMark/>
          </w:tcPr>
          <w:p w14:paraId="1CC7629B" w14:textId="2BE2BE4D"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31 Dec 2022</w:t>
            </w:r>
          </w:p>
        </w:tc>
        <w:tc>
          <w:tcPr>
            <w:tcW w:w="1134" w:type="dxa"/>
            <w:gridSpan w:val="2"/>
            <w:tcBorders>
              <w:top w:val="nil"/>
              <w:left w:val="nil"/>
              <w:bottom w:val="nil"/>
              <w:right w:val="nil"/>
            </w:tcBorders>
            <w:vAlign w:val="center"/>
            <w:hideMark/>
          </w:tcPr>
          <w:p w14:paraId="281EA3F6" w14:textId="7F8C755D"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31 Dec 2023</w:t>
            </w:r>
          </w:p>
        </w:tc>
        <w:tc>
          <w:tcPr>
            <w:tcW w:w="1135" w:type="dxa"/>
            <w:gridSpan w:val="2"/>
            <w:tcBorders>
              <w:top w:val="nil"/>
              <w:left w:val="nil"/>
              <w:bottom w:val="nil"/>
              <w:right w:val="nil"/>
            </w:tcBorders>
          </w:tcPr>
          <w:p w14:paraId="1730F277" w14:textId="6808D79E"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31 Dec 2024</w:t>
            </w:r>
          </w:p>
        </w:tc>
        <w:tc>
          <w:tcPr>
            <w:tcW w:w="1134" w:type="dxa"/>
            <w:gridSpan w:val="2"/>
            <w:tcBorders>
              <w:top w:val="nil"/>
              <w:left w:val="nil"/>
              <w:bottom w:val="nil"/>
              <w:right w:val="nil"/>
            </w:tcBorders>
            <w:vAlign w:val="center"/>
            <w:hideMark/>
          </w:tcPr>
          <w:p w14:paraId="3A84CB11" w14:textId="527CC225" w:rsidR="00032DC4" w:rsidRPr="000B2392" w:rsidRDefault="00032DC4" w:rsidP="00032DC4">
            <w:pPr>
              <w:keepNext/>
              <w:spacing w:before="0" w:after="0" w:line="240" w:lineRule="auto"/>
              <w:jc w:val="center"/>
              <w:rPr>
                <w:rFonts w:eastAsia="Times New Roman" w:cs="Times New Roman"/>
                <w:b/>
                <w:bCs/>
                <w:color w:val="000000"/>
                <w:sz w:val="18"/>
                <w:szCs w:val="18"/>
              </w:rPr>
            </w:pPr>
          </w:p>
        </w:tc>
      </w:tr>
      <w:tr w:rsidR="00032DC4" w:rsidRPr="000B2392" w14:paraId="5D09FE26"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3C684B24"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Currency Details</w:t>
            </w:r>
          </w:p>
        </w:tc>
        <w:tc>
          <w:tcPr>
            <w:tcW w:w="1134" w:type="dxa"/>
            <w:gridSpan w:val="2"/>
            <w:tcBorders>
              <w:top w:val="nil"/>
              <w:left w:val="nil"/>
              <w:bottom w:val="nil"/>
              <w:right w:val="nil"/>
            </w:tcBorders>
            <w:vAlign w:val="center"/>
            <w:hideMark/>
          </w:tcPr>
          <w:p w14:paraId="08178710"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USD in M</w:t>
            </w:r>
          </w:p>
        </w:tc>
        <w:tc>
          <w:tcPr>
            <w:tcW w:w="1134" w:type="dxa"/>
            <w:tcBorders>
              <w:top w:val="nil"/>
              <w:left w:val="nil"/>
              <w:bottom w:val="nil"/>
              <w:right w:val="nil"/>
            </w:tcBorders>
            <w:vAlign w:val="center"/>
            <w:hideMark/>
          </w:tcPr>
          <w:p w14:paraId="09A52245"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USD in M</w:t>
            </w:r>
          </w:p>
        </w:tc>
        <w:tc>
          <w:tcPr>
            <w:tcW w:w="1134" w:type="dxa"/>
            <w:gridSpan w:val="2"/>
            <w:tcBorders>
              <w:top w:val="nil"/>
              <w:left w:val="nil"/>
              <w:bottom w:val="nil"/>
              <w:right w:val="nil"/>
            </w:tcBorders>
            <w:vAlign w:val="center"/>
            <w:hideMark/>
          </w:tcPr>
          <w:p w14:paraId="1F20600C"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USD in M</w:t>
            </w:r>
          </w:p>
        </w:tc>
        <w:tc>
          <w:tcPr>
            <w:tcW w:w="1135" w:type="dxa"/>
            <w:gridSpan w:val="2"/>
            <w:tcBorders>
              <w:top w:val="nil"/>
              <w:left w:val="nil"/>
              <w:bottom w:val="nil"/>
              <w:right w:val="nil"/>
            </w:tcBorders>
          </w:tcPr>
          <w:p w14:paraId="381181EE"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USD in M</w:t>
            </w:r>
          </w:p>
        </w:tc>
        <w:tc>
          <w:tcPr>
            <w:tcW w:w="1134" w:type="dxa"/>
            <w:gridSpan w:val="2"/>
            <w:tcBorders>
              <w:top w:val="nil"/>
              <w:left w:val="nil"/>
              <w:bottom w:val="nil"/>
              <w:right w:val="nil"/>
            </w:tcBorders>
            <w:vAlign w:val="center"/>
            <w:hideMark/>
          </w:tcPr>
          <w:p w14:paraId="12B24B93"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r>
      <w:tr w:rsidR="00032DC4" w:rsidRPr="000B2392" w14:paraId="3FDB9C7B"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6367D709"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Income Statement</w:t>
            </w:r>
          </w:p>
        </w:tc>
        <w:tc>
          <w:tcPr>
            <w:tcW w:w="1134" w:type="dxa"/>
            <w:gridSpan w:val="2"/>
            <w:tcBorders>
              <w:top w:val="nil"/>
              <w:left w:val="nil"/>
              <w:bottom w:val="nil"/>
              <w:right w:val="nil"/>
            </w:tcBorders>
            <w:vAlign w:val="center"/>
            <w:hideMark/>
          </w:tcPr>
          <w:p w14:paraId="21B16F4E"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tcBorders>
              <w:top w:val="nil"/>
              <w:left w:val="nil"/>
              <w:bottom w:val="nil"/>
              <w:right w:val="nil"/>
            </w:tcBorders>
            <w:vAlign w:val="center"/>
            <w:hideMark/>
          </w:tcPr>
          <w:p w14:paraId="2F07C08E"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5772CA6C"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5" w:type="dxa"/>
            <w:gridSpan w:val="2"/>
            <w:tcBorders>
              <w:top w:val="nil"/>
              <w:left w:val="nil"/>
              <w:bottom w:val="nil"/>
              <w:right w:val="nil"/>
            </w:tcBorders>
          </w:tcPr>
          <w:p w14:paraId="69CC6BF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62570805"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b/>
                <w:sz w:val="18"/>
                <w:szCs w:val="18"/>
              </w:rPr>
              <w:t>Simple Average</w:t>
            </w:r>
          </w:p>
        </w:tc>
      </w:tr>
      <w:tr w:rsidR="00032DC4" w:rsidRPr="000B2392" w14:paraId="7626E48C"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670EED67"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Revenue - Total</w:t>
            </w:r>
          </w:p>
        </w:tc>
        <w:tc>
          <w:tcPr>
            <w:tcW w:w="1134" w:type="dxa"/>
            <w:gridSpan w:val="2"/>
            <w:tcBorders>
              <w:top w:val="nil"/>
              <w:left w:val="nil"/>
              <w:bottom w:val="nil"/>
              <w:right w:val="nil"/>
            </w:tcBorders>
            <w:vAlign w:val="center"/>
            <w:hideMark/>
          </w:tcPr>
          <w:p w14:paraId="42B676A3"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1,616.20</w:t>
            </w:r>
          </w:p>
        </w:tc>
        <w:tc>
          <w:tcPr>
            <w:tcW w:w="1134" w:type="dxa"/>
            <w:tcBorders>
              <w:top w:val="nil"/>
              <w:left w:val="nil"/>
              <w:bottom w:val="nil"/>
              <w:right w:val="nil"/>
            </w:tcBorders>
            <w:vAlign w:val="center"/>
            <w:hideMark/>
          </w:tcPr>
          <w:p w14:paraId="6CF22C7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2,579.57</w:t>
            </w:r>
          </w:p>
        </w:tc>
        <w:tc>
          <w:tcPr>
            <w:tcW w:w="1134" w:type="dxa"/>
            <w:gridSpan w:val="2"/>
            <w:tcBorders>
              <w:top w:val="nil"/>
              <w:left w:val="nil"/>
              <w:bottom w:val="nil"/>
              <w:right w:val="nil"/>
            </w:tcBorders>
            <w:vAlign w:val="center"/>
            <w:hideMark/>
          </w:tcPr>
          <w:p w14:paraId="21A0EEF5"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2,239.32</w:t>
            </w:r>
          </w:p>
        </w:tc>
        <w:tc>
          <w:tcPr>
            <w:tcW w:w="1135" w:type="dxa"/>
            <w:gridSpan w:val="2"/>
            <w:tcBorders>
              <w:top w:val="nil"/>
              <w:left w:val="nil"/>
              <w:bottom w:val="nil"/>
              <w:right w:val="nil"/>
            </w:tcBorders>
          </w:tcPr>
          <w:p w14:paraId="35FBEE1E"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2,184.26</w:t>
            </w:r>
          </w:p>
        </w:tc>
        <w:tc>
          <w:tcPr>
            <w:tcW w:w="1134" w:type="dxa"/>
            <w:gridSpan w:val="2"/>
            <w:tcBorders>
              <w:top w:val="nil"/>
              <w:left w:val="nil"/>
              <w:bottom w:val="nil"/>
              <w:right w:val="nil"/>
            </w:tcBorders>
            <w:vAlign w:val="center"/>
            <w:hideMark/>
          </w:tcPr>
          <w:p w14:paraId="1CEAC8D2"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2,334.38</w:t>
            </w:r>
          </w:p>
        </w:tc>
      </w:tr>
      <w:tr w:rsidR="00032DC4" w:rsidRPr="000B2392" w14:paraId="0AFCDD13"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4D1ABAE8"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Cost of Goods Sold (FIFO)</w:t>
            </w:r>
          </w:p>
        </w:tc>
        <w:tc>
          <w:tcPr>
            <w:tcW w:w="1134" w:type="dxa"/>
            <w:gridSpan w:val="2"/>
            <w:tcBorders>
              <w:top w:val="nil"/>
              <w:left w:val="nil"/>
              <w:bottom w:val="nil"/>
              <w:right w:val="nil"/>
            </w:tcBorders>
            <w:vAlign w:val="center"/>
            <w:hideMark/>
          </w:tcPr>
          <w:p w14:paraId="15812D6D"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1,216.60</w:t>
            </w:r>
          </w:p>
        </w:tc>
        <w:tc>
          <w:tcPr>
            <w:tcW w:w="1134" w:type="dxa"/>
            <w:tcBorders>
              <w:top w:val="nil"/>
              <w:left w:val="nil"/>
              <w:bottom w:val="nil"/>
              <w:right w:val="nil"/>
            </w:tcBorders>
            <w:vAlign w:val="center"/>
            <w:hideMark/>
          </w:tcPr>
          <w:p w14:paraId="17B86B9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1,985.37</w:t>
            </w:r>
          </w:p>
        </w:tc>
        <w:tc>
          <w:tcPr>
            <w:tcW w:w="1134" w:type="dxa"/>
            <w:gridSpan w:val="2"/>
            <w:tcBorders>
              <w:top w:val="nil"/>
              <w:left w:val="nil"/>
              <w:bottom w:val="nil"/>
              <w:right w:val="nil"/>
            </w:tcBorders>
            <w:vAlign w:val="center"/>
            <w:hideMark/>
          </w:tcPr>
          <w:p w14:paraId="1904542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1,731.30</w:t>
            </w:r>
          </w:p>
        </w:tc>
        <w:tc>
          <w:tcPr>
            <w:tcW w:w="1135" w:type="dxa"/>
            <w:gridSpan w:val="2"/>
            <w:tcBorders>
              <w:top w:val="nil"/>
              <w:left w:val="nil"/>
              <w:bottom w:val="nil"/>
              <w:right w:val="nil"/>
            </w:tcBorders>
          </w:tcPr>
          <w:p w14:paraId="561D1CE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1,707.25</w:t>
            </w:r>
          </w:p>
        </w:tc>
        <w:tc>
          <w:tcPr>
            <w:tcW w:w="1134" w:type="dxa"/>
            <w:gridSpan w:val="2"/>
            <w:tcBorders>
              <w:top w:val="nil"/>
              <w:left w:val="nil"/>
              <w:bottom w:val="nil"/>
              <w:right w:val="nil"/>
            </w:tcBorders>
            <w:vAlign w:val="center"/>
            <w:hideMark/>
          </w:tcPr>
          <w:p w14:paraId="35EAC7B9"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1,807.97</w:t>
            </w:r>
          </w:p>
        </w:tc>
      </w:tr>
      <w:tr w:rsidR="00032DC4" w:rsidRPr="000B2392" w14:paraId="6EB4A097"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21B9E5B7"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Gross Profit (Loss)</w:t>
            </w:r>
          </w:p>
        </w:tc>
        <w:tc>
          <w:tcPr>
            <w:tcW w:w="1134" w:type="dxa"/>
            <w:gridSpan w:val="2"/>
            <w:tcBorders>
              <w:top w:val="nil"/>
              <w:left w:val="nil"/>
              <w:bottom w:val="nil"/>
              <w:right w:val="nil"/>
            </w:tcBorders>
            <w:vAlign w:val="center"/>
            <w:hideMark/>
          </w:tcPr>
          <w:p w14:paraId="73AE5FB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399.60</w:t>
            </w:r>
          </w:p>
        </w:tc>
        <w:tc>
          <w:tcPr>
            <w:tcW w:w="1134" w:type="dxa"/>
            <w:tcBorders>
              <w:top w:val="nil"/>
              <w:left w:val="nil"/>
              <w:bottom w:val="nil"/>
              <w:right w:val="nil"/>
            </w:tcBorders>
            <w:vAlign w:val="center"/>
            <w:hideMark/>
          </w:tcPr>
          <w:p w14:paraId="039ADF3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594.20</w:t>
            </w:r>
          </w:p>
        </w:tc>
        <w:tc>
          <w:tcPr>
            <w:tcW w:w="1134" w:type="dxa"/>
            <w:gridSpan w:val="2"/>
            <w:tcBorders>
              <w:top w:val="nil"/>
              <w:left w:val="nil"/>
              <w:bottom w:val="nil"/>
              <w:right w:val="nil"/>
            </w:tcBorders>
            <w:vAlign w:val="center"/>
            <w:hideMark/>
          </w:tcPr>
          <w:p w14:paraId="67717AC5"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508.03</w:t>
            </w:r>
          </w:p>
        </w:tc>
        <w:tc>
          <w:tcPr>
            <w:tcW w:w="1135" w:type="dxa"/>
            <w:gridSpan w:val="2"/>
            <w:tcBorders>
              <w:top w:val="nil"/>
              <w:left w:val="nil"/>
              <w:bottom w:val="nil"/>
              <w:right w:val="nil"/>
            </w:tcBorders>
          </w:tcPr>
          <w:p w14:paraId="077FD03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477.01</w:t>
            </w:r>
          </w:p>
        </w:tc>
        <w:tc>
          <w:tcPr>
            <w:tcW w:w="1134" w:type="dxa"/>
            <w:gridSpan w:val="2"/>
            <w:tcBorders>
              <w:top w:val="nil"/>
              <w:left w:val="nil"/>
              <w:bottom w:val="nil"/>
              <w:right w:val="nil"/>
            </w:tcBorders>
            <w:vAlign w:val="center"/>
            <w:hideMark/>
          </w:tcPr>
          <w:p w14:paraId="4D631F4D"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b/>
                <w:sz w:val="18"/>
                <w:szCs w:val="18"/>
              </w:rPr>
              <w:t>526.41</w:t>
            </w:r>
          </w:p>
        </w:tc>
      </w:tr>
      <w:tr w:rsidR="00032DC4" w:rsidRPr="000B2392" w14:paraId="588D3EC2"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2281B5F8"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Selling, General and Administrative Expense</w:t>
            </w:r>
          </w:p>
        </w:tc>
        <w:tc>
          <w:tcPr>
            <w:tcW w:w="1134" w:type="dxa"/>
            <w:gridSpan w:val="2"/>
            <w:tcBorders>
              <w:top w:val="nil"/>
              <w:left w:val="nil"/>
              <w:bottom w:val="nil"/>
              <w:right w:val="nil"/>
            </w:tcBorders>
            <w:vAlign w:val="center"/>
            <w:hideMark/>
          </w:tcPr>
          <w:p w14:paraId="652EC156"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209.75</w:t>
            </w:r>
          </w:p>
        </w:tc>
        <w:tc>
          <w:tcPr>
            <w:tcW w:w="1134" w:type="dxa"/>
            <w:tcBorders>
              <w:top w:val="nil"/>
              <w:left w:val="nil"/>
              <w:bottom w:val="nil"/>
              <w:right w:val="nil"/>
            </w:tcBorders>
            <w:vAlign w:val="center"/>
            <w:hideMark/>
          </w:tcPr>
          <w:p w14:paraId="4DBBDCB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331.22</w:t>
            </w:r>
          </w:p>
        </w:tc>
        <w:tc>
          <w:tcPr>
            <w:tcW w:w="1134" w:type="dxa"/>
            <w:gridSpan w:val="2"/>
            <w:tcBorders>
              <w:top w:val="nil"/>
              <w:left w:val="nil"/>
              <w:bottom w:val="nil"/>
              <w:right w:val="nil"/>
            </w:tcBorders>
            <w:vAlign w:val="center"/>
            <w:hideMark/>
          </w:tcPr>
          <w:p w14:paraId="3B0EC4C6"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345.87</w:t>
            </w:r>
          </w:p>
        </w:tc>
        <w:tc>
          <w:tcPr>
            <w:tcW w:w="1135" w:type="dxa"/>
            <w:gridSpan w:val="2"/>
            <w:tcBorders>
              <w:top w:val="nil"/>
              <w:left w:val="nil"/>
              <w:bottom w:val="nil"/>
              <w:right w:val="nil"/>
            </w:tcBorders>
          </w:tcPr>
          <w:p w14:paraId="409FC289"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301.36</w:t>
            </w:r>
          </w:p>
        </w:tc>
        <w:tc>
          <w:tcPr>
            <w:tcW w:w="1134" w:type="dxa"/>
            <w:gridSpan w:val="2"/>
            <w:tcBorders>
              <w:top w:val="nil"/>
              <w:left w:val="nil"/>
              <w:bottom w:val="nil"/>
              <w:right w:val="nil"/>
            </w:tcBorders>
            <w:vAlign w:val="center"/>
            <w:hideMark/>
          </w:tcPr>
          <w:p w14:paraId="4BF6DD1B"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326.15</w:t>
            </w:r>
          </w:p>
        </w:tc>
      </w:tr>
      <w:tr w:rsidR="00032DC4" w:rsidRPr="000B2392" w14:paraId="22148C7F"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3DAD6C2C"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Depreciation and Amortization</w:t>
            </w:r>
          </w:p>
        </w:tc>
        <w:tc>
          <w:tcPr>
            <w:tcW w:w="1134" w:type="dxa"/>
            <w:gridSpan w:val="2"/>
            <w:tcBorders>
              <w:top w:val="nil"/>
              <w:left w:val="nil"/>
              <w:bottom w:val="nil"/>
              <w:right w:val="nil"/>
            </w:tcBorders>
            <w:vAlign w:val="center"/>
            <w:hideMark/>
          </w:tcPr>
          <w:p w14:paraId="411BA9B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36.73</w:t>
            </w:r>
          </w:p>
        </w:tc>
        <w:tc>
          <w:tcPr>
            <w:tcW w:w="1134" w:type="dxa"/>
            <w:tcBorders>
              <w:top w:val="nil"/>
              <w:left w:val="nil"/>
              <w:bottom w:val="nil"/>
              <w:right w:val="nil"/>
            </w:tcBorders>
            <w:vAlign w:val="center"/>
            <w:hideMark/>
          </w:tcPr>
          <w:p w14:paraId="5D4A3070"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65.46</w:t>
            </w:r>
          </w:p>
        </w:tc>
        <w:tc>
          <w:tcPr>
            <w:tcW w:w="1134" w:type="dxa"/>
            <w:gridSpan w:val="2"/>
            <w:tcBorders>
              <w:top w:val="nil"/>
              <w:left w:val="nil"/>
              <w:bottom w:val="nil"/>
              <w:right w:val="nil"/>
            </w:tcBorders>
            <w:vAlign w:val="center"/>
            <w:hideMark/>
          </w:tcPr>
          <w:p w14:paraId="02310E8F"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69.86</w:t>
            </w:r>
          </w:p>
        </w:tc>
        <w:tc>
          <w:tcPr>
            <w:tcW w:w="1135" w:type="dxa"/>
            <w:gridSpan w:val="2"/>
            <w:tcBorders>
              <w:top w:val="nil"/>
              <w:left w:val="nil"/>
              <w:bottom w:val="nil"/>
              <w:right w:val="nil"/>
            </w:tcBorders>
          </w:tcPr>
          <w:p w14:paraId="2F083D92"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76.81</w:t>
            </w:r>
          </w:p>
        </w:tc>
        <w:tc>
          <w:tcPr>
            <w:tcW w:w="1134" w:type="dxa"/>
            <w:gridSpan w:val="2"/>
            <w:tcBorders>
              <w:top w:val="nil"/>
              <w:left w:val="nil"/>
              <w:bottom w:val="nil"/>
              <w:right w:val="nil"/>
            </w:tcBorders>
            <w:vAlign w:val="center"/>
            <w:hideMark/>
          </w:tcPr>
          <w:p w14:paraId="6A2ED7AA"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70.71</w:t>
            </w:r>
          </w:p>
        </w:tc>
      </w:tr>
      <w:tr w:rsidR="00032DC4" w:rsidRPr="000B2392" w14:paraId="1B3CAEEE"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095EA1A8"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Operating Income After Depreciation</w:t>
            </w:r>
          </w:p>
        </w:tc>
        <w:tc>
          <w:tcPr>
            <w:tcW w:w="1134" w:type="dxa"/>
            <w:gridSpan w:val="2"/>
            <w:tcBorders>
              <w:top w:val="nil"/>
              <w:left w:val="nil"/>
              <w:bottom w:val="nil"/>
              <w:right w:val="nil"/>
            </w:tcBorders>
            <w:vAlign w:val="center"/>
            <w:hideMark/>
          </w:tcPr>
          <w:p w14:paraId="0E6C6261"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153.11</w:t>
            </w:r>
          </w:p>
        </w:tc>
        <w:tc>
          <w:tcPr>
            <w:tcW w:w="1134" w:type="dxa"/>
            <w:tcBorders>
              <w:top w:val="nil"/>
              <w:left w:val="nil"/>
              <w:bottom w:val="nil"/>
              <w:right w:val="nil"/>
            </w:tcBorders>
            <w:vAlign w:val="center"/>
            <w:hideMark/>
          </w:tcPr>
          <w:p w14:paraId="6F06ED7D"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197.52</w:t>
            </w:r>
          </w:p>
        </w:tc>
        <w:tc>
          <w:tcPr>
            <w:tcW w:w="1134" w:type="dxa"/>
            <w:gridSpan w:val="2"/>
            <w:tcBorders>
              <w:top w:val="nil"/>
              <w:left w:val="nil"/>
              <w:bottom w:val="nil"/>
              <w:right w:val="nil"/>
            </w:tcBorders>
            <w:vAlign w:val="center"/>
            <w:hideMark/>
          </w:tcPr>
          <w:p w14:paraId="77D1D4D6"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92.31</w:t>
            </w:r>
          </w:p>
        </w:tc>
        <w:tc>
          <w:tcPr>
            <w:tcW w:w="1135" w:type="dxa"/>
            <w:gridSpan w:val="2"/>
            <w:tcBorders>
              <w:top w:val="nil"/>
              <w:left w:val="nil"/>
              <w:bottom w:val="nil"/>
              <w:right w:val="nil"/>
            </w:tcBorders>
          </w:tcPr>
          <w:p w14:paraId="47DEFC7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
                <w:bCs/>
                <w:color w:val="000000"/>
                <w:sz w:val="18"/>
                <w:szCs w:val="18"/>
              </w:rPr>
              <w:t>98.84</w:t>
            </w:r>
          </w:p>
        </w:tc>
        <w:tc>
          <w:tcPr>
            <w:tcW w:w="1134" w:type="dxa"/>
            <w:gridSpan w:val="2"/>
            <w:tcBorders>
              <w:top w:val="nil"/>
              <w:left w:val="nil"/>
              <w:bottom w:val="nil"/>
              <w:right w:val="nil"/>
            </w:tcBorders>
            <w:vAlign w:val="center"/>
            <w:hideMark/>
          </w:tcPr>
          <w:p w14:paraId="508862A2"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b/>
                <w:sz w:val="18"/>
                <w:szCs w:val="18"/>
              </w:rPr>
              <w:t>129.56</w:t>
            </w:r>
          </w:p>
        </w:tc>
      </w:tr>
      <w:tr w:rsidR="00032DC4" w:rsidRPr="000B2392" w14:paraId="5F35BF24"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020F9E48"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Balance Sheet</w:t>
            </w:r>
          </w:p>
        </w:tc>
        <w:tc>
          <w:tcPr>
            <w:tcW w:w="1134" w:type="dxa"/>
            <w:gridSpan w:val="2"/>
            <w:tcBorders>
              <w:top w:val="nil"/>
              <w:left w:val="nil"/>
              <w:bottom w:val="nil"/>
              <w:right w:val="nil"/>
            </w:tcBorders>
            <w:vAlign w:val="center"/>
            <w:hideMark/>
          </w:tcPr>
          <w:p w14:paraId="2C37DE0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tcBorders>
              <w:top w:val="nil"/>
              <w:left w:val="nil"/>
              <w:bottom w:val="nil"/>
              <w:right w:val="nil"/>
            </w:tcBorders>
            <w:vAlign w:val="center"/>
            <w:hideMark/>
          </w:tcPr>
          <w:p w14:paraId="764CF939"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0201F24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5" w:type="dxa"/>
            <w:gridSpan w:val="2"/>
            <w:tcBorders>
              <w:top w:val="nil"/>
              <w:left w:val="nil"/>
              <w:bottom w:val="nil"/>
              <w:right w:val="nil"/>
            </w:tcBorders>
          </w:tcPr>
          <w:p w14:paraId="1FB836EE"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79201796"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b/>
                <w:sz w:val="18"/>
                <w:szCs w:val="18"/>
              </w:rPr>
              <w:t>Simple Average</w:t>
            </w:r>
          </w:p>
        </w:tc>
      </w:tr>
      <w:tr w:rsidR="00032DC4" w:rsidRPr="000B2392" w14:paraId="560AB155"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2BF2A66A"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Assets</w:t>
            </w:r>
          </w:p>
        </w:tc>
        <w:tc>
          <w:tcPr>
            <w:tcW w:w="1134" w:type="dxa"/>
            <w:gridSpan w:val="2"/>
            <w:tcBorders>
              <w:top w:val="nil"/>
              <w:left w:val="nil"/>
              <w:bottom w:val="nil"/>
              <w:right w:val="nil"/>
            </w:tcBorders>
            <w:vAlign w:val="center"/>
            <w:hideMark/>
          </w:tcPr>
          <w:p w14:paraId="16E6FE49"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tcBorders>
              <w:top w:val="nil"/>
              <w:left w:val="nil"/>
              <w:bottom w:val="nil"/>
              <w:right w:val="nil"/>
            </w:tcBorders>
            <w:vAlign w:val="center"/>
            <w:hideMark/>
          </w:tcPr>
          <w:p w14:paraId="36B5FED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7EFDC95A"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5" w:type="dxa"/>
            <w:gridSpan w:val="2"/>
            <w:tcBorders>
              <w:top w:val="nil"/>
              <w:left w:val="nil"/>
              <w:bottom w:val="nil"/>
              <w:right w:val="nil"/>
            </w:tcBorders>
          </w:tcPr>
          <w:p w14:paraId="692286B1"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6C961E06"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r>
      <w:tr w:rsidR="00032DC4" w:rsidRPr="000B2392" w14:paraId="4B358540"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7341EC1B"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Receivables Total</w:t>
            </w:r>
          </w:p>
        </w:tc>
        <w:tc>
          <w:tcPr>
            <w:tcW w:w="1134" w:type="dxa"/>
            <w:gridSpan w:val="2"/>
            <w:tcBorders>
              <w:top w:val="nil"/>
              <w:left w:val="nil"/>
              <w:bottom w:val="nil"/>
              <w:right w:val="nil"/>
            </w:tcBorders>
            <w:vAlign w:val="center"/>
            <w:hideMark/>
          </w:tcPr>
          <w:p w14:paraId="430BCD0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158.88</w:t>
            </w:r>
          </w:p>
        </w:tc>
        <w:tc>
          <w:tcPr>
            <w:tcW w:w="1134" w:type="dxa"/>
            <w:tcBorders>
              <w:top w:val="nil"/>
              <w:left w:val="nil"/>
              <w:bottom w:val="nil"/>
              <w:right w:val="nil"/>
            </w:tcBorders>
            <w:vAlign w:val="center"/>
            <w:hideMark/>
          </w:tcPr>
          <w:p w14:paraId="36C5843F"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190.81</w:t>
            </w:r>
          </w:p>
        </w:tc>
        <w:tc>
          <w:tcPr>
            <w:tcW w:w="1134" w:type="dxa"/>
            <w:gridSpan w:val="2"/>
            <w:tcBorders>
              <w:top w:val="nil"/>
              <w:left w:val="nil"/>
              <w:bottom w:val="nil"/>
              <w:right w:val="nil"/>
            </w:tcBorders>
            <w:vAlign w:val="center"/>
            <w:hideMark/>
          </w:tcPr>
          <w:p w14:paraId="526F44A5"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188.23</w:t>
            </w:r>
          </w:p>
        </w:tc>
        <w:tc>
          <w:tcPr>
            <w:tcW w:w="1135" w:type="dxa"/>
            <w:gridSpan w:val="2"/>
            <w:tcBorders>
              <w:top w:val="nil"/>
              <w:left w:val="nil"/>
              <w:bottom w:val="nil"/>
              <w:right w:val="nil"/>
            </w:tcBorders>
          </w:tcPr>
          <w:p w14:paraId="11A94D0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183.34</w:t>
            </w:r>
          </w:p>
        </w:tc>
        <w:tc>
          <w:tcPr>
            <w:tcW w:w="1134" w:type="dxa"/>
            <w:gridSpan w:val="2"/>
            <w:tcBorders>
              <w:top w:val="nil"/>
              <w:left w:val="nil"/>
              <w:bottom w:val="nil"/>
              <w:right w:val="nil"/>
            </w:tcBorders>
            <w:vAlign w:val="center"/>
            <w:hideMark/>
          </w:tcPr>
          <w:p w14:paraId="26FCCC4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187.46</w:t>
            </w:r>
          </w:p>
        </w:tc>
      </w:tr>
      <w:tr w:rsidR="00032DC4" w:rsidRPr="000B2392" w14:paraId="12170AB0"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5F45D0B3"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Inventories - Total</w:t>
            </w:r>
          </w:p>
        </w:tc>
        <w:tc>
          <w:tcPr>
            <w:tcW w:w="1134" w:type="dxa"/>
            <w:gridSpan w:val="2"/>
            <w:tcBorders>
              <w:top w:val="nil"/>
              <w:left w:val="nil"/>
              <w:bottom w:val="nil"/>
              <w:right w:val="nil"/>
            </w:tcBorders>
            <w:vAlign w:val="center"/>
            <w:hideMark/>
          </w:tcPr>
          <w:p w14:paraId="146444D0"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463.57</w:t>
            </w:r>
          </w:p>
        </w:tc>
        <w:tc>
          <w:tcPr>
            <w:tcW w:w="1134" w:type="dxa"/>
            <w:tcBorders>
              <w:top w:val="nil"/>
              <w:left w:val="nil"/>
              <w:bottom w:val="nil"/>
              <w:right w:val="nil"/>
            </w:tcBorders>
            <w:vAlign w:val="center"/>
            <w:hideMark/>
          </w:tcPr>
          <w:p w14:paraId="65B0949C"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485.76</w:t>
            </w:r>
          </w:p>
        </w:tc>
        <w:tc>
          <w:tcPr>
            <w:tcW w:w="1134" w:type="dxa"/>
            <w:gridSpan w:val="2"/>
            <w:tcBorders>
              <w:top w:val="nil"/>
              <w:left w:val="nil"/>
              <w:bottom w:val="nil"/>
              <w:right w:val="nil"/>
            </w:tcBorders>
            <w:vAlign w:val="center"/>
            <w:hideMark/>
          </w:tcPr>
          <w:p w14:paraId="4242159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365.78</w:t>
            </w:r>
          </w:p>
        </w:tc>
        <w:tc>
          <w:tcPr>
            <w:tcW w:w="1135" w:type="dxa"/>
            <w:gridSpan w:val="2"/>
            <w:tcBorders>
              <w:top w:val="nil"/>
              <w:left w:val="nil"/>
              <w:bottom w:val="nil"/>
              <w:right w:val="nil"/>
            </w:tcBorders>
          </w:tcPr>
          <w:p w14:paraId="7C43116D"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375.72</w:t>
            </w:r>
          </w:p>
        </w:tc>
        <w:tc>
          <w:tcPr>
            <w:tcW w:w="1134" w:type="dxa"/>
            <w:gridSpan w:val="2"/>
            <w:tcBorders>
              <w:top w:val="nil"/>
              <w:left w:val="nil"/>
              <w:bottom w:val="nil"/>
              <w:right w:val="nil"/>
            </w:tcBorders>
            <w:vAlign w:val="center"/>
            <w:hideMark/>
          </w:tcPr>
          <w:p w14:paraId="34007F0E"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409.08</w:t>
            </w:r>
          </w:p>
        </w:tc>
      </w:tr>
      <w:tr w:rsidR="00032DC4" w:rsidRPr="000B2392" w14:paraId="5AC8D4AD"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1901CA2C"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Liabilities</w:t>
            </w:r>
          </w:p>
        </w:tc>
        <w:tc>
          <w:tcPr>
            <w:tcW w:w="1134" w:type="dxa"/>
            <w:gridSpan w:val="2"/>
            <w:tcBorders>
              <w:top w:val="nil"/>
              <w:left w:val="nil"/>
              <w:bottom w:val="nil"/>
              <w:right w:val="nil"/>
            </w:tcBorders>
            <w:vAlign w:val="center"/>
            <w:hideMark/>
          </w:tcPr>
          <w:p w14:paraId="74B5B15A"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tcBorders>
              <w:top w:val="nil"/>
              <w:left w:val="nil"/>
              <w:bottom w:val="nil"/>
              <w:right w:val="nil"/>
            </w:tcBorders>
            <w:vAlign w:val="center"/>
            <w:hideMark/>
          </w:tcPr>
          <w:p w14:paraId="7961D2D0"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38E15EFD"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5" w:type="dxa"/>
            <w:gridSpan w:val="2"/>
            <w:tcBorders>
              <w:top w:val="nil"/>
              <w:left w:val="nil"/>
              <w:bottom w:val="nil"/>
              <w:right w:val="nil"/>
            </w:tcBorders>
          </w:tcPr>
          <w:p w14:paraId="3905D94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306CD8E0"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r>
      <w:tr w:rsidR="00032DC4" w:rsidRPr="000B2392" w14:paraId="59C05F51"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6593DFBD"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 Accounts Payable - Trade</w:t>
            </w:r>
          </w:p>
        </w:tc>
        <w:tc>
          <w:tcPr>
            <w:tcW w:w="1134" w:type="dxa"/>
            <w:gridSpan w:val="2"/>
            <w:tcBorders>
              <w:top w:val="nil"/>
              <w:left w:val="nil"/>
              <w:bottom w:val="nil"/>
              <w:right w:val="nil"/>
            </w:tcBorders>
            <w:vAlign w:val="center"/>
            <w:hideMark/>
          </w:tcPr>
          <w:p w14:paraId="74FB4F44"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113.70</w:t>
            </w:r>
          </w:p>
        </w:tc>
        <w:tc>
          <w:tcPr>
            <w:tcW w:w="1134" w:type="dxa"/>
            <w:tcBorders>
              <w:top w:val="nil"/>
              <w:left w:val="nil"/>
              <w:bottom w:val="nil"/>
              <w:right w:val="nil"/>
            </w:tcBorders>
            <w:vAlign w:val="center"/>
            <w:hideMark/>
          </w:tcPr>
          <w:p w14:paraId="681CDC56"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129.20</w:t>
            </w:r>
          </w:p>
        </w:tc>
        <w:tc>
          <w:tcPr>
            <w:tcW w:w="1134" w:type="dxa"/>
            <w:gridSpan w:val="2"/>
            <w:tcBorders>
              <w:top w:val="nil"/>
              <w:left w:val="nil"/>
              <w:bottom w:val="nil"/>
              <w:right w:val="nil"/>
            </w:tcBorders>
            <w:vAlign w:val="center"/>
            <w:hideMark/>
          </w:tcPr>
          <w:p w14:paraId="363DBA2A"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131.99</w:t>
            </w:r>
          </w:p>
        </w:tc>
        <w:tc>
          <w:tcPr>
            <w:tcW w:w="1135" w:type="dxa"/>
            <w:gridSpan w:val="2"/>
            <w:tcBorders>
              <w:top w:val="nil"/>
              <w:left w:val="nil"/>
              <w:bottom w:val="nil"/>
              <w:right w:val="nil"/>
            </w:tcBorders>
          </w:tcPr>
          <w:p w14:paraId="791BBED0"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121.08</w:t>
            </w:r>
          </w:p>
        </w:tc>
        <w:tc>
          <w:tcPr>
            <w:tcW w:w="1134" w:type="dxa"/>
            <w:gridSpan w:val="2"/>
            <w:tcBorders>
              <w:top w:val="nil"/>
              <w:left w:val="nil"/>
              <w:bottom w:val="nil"/>
              <w:right w:val="nil"/>
            </w:tcBorders>
            <w:vAlign w:val="center"/>
            <w:hideMark/>
          </w:tcPr>
          <w:p w14:paraId="38741E6F"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sz w:val="18"/>
                <w:szCs w:val="18"/>
              </w:rPr>
              <w:t>127.42</w:t>
            </w:r>
          </w:p>
        </w:tc>
      </w:tr>
      <w:tr w:rsidR="00032DC4" w:rsidRPr="000B2392" w14:paraId="3FAF85C6"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44157BD8" w14:textId="77777777" w:rsidR="00032DC4" w:rsidRPr="000B2392" w:rsidRDefault="00032DC4" w:rsidP="00032DC4">
            <w:pPr>
              <w:keepNext/>
              <w:spacing w:before="0" w:after="0" w:line="240" w:lineRule="auto"/>
              <w:jc w:val="left"/>
              <w:rPr>
                <w:rFonts w:eastAsia="Times New Roman" w:cs="Times New Roman"/>
                <w:b/>
                <w:bCs/>
                <w:color w:val="000000"/>
                <w:sz w:val="18"/>
                <w:szCs w:val="18"/>
              </w:rPr>
            </w:pPr>
            <w:r w:rsidRPr="000B2392">
              <w:rPr>
                <w:rFonts w:eastAsia="Times New Roman" w:cs="Times New Roman"/>
                <w:b/>
                <w:bCs/>
                <w:color w:val="000000"/>
                <w:sz w:val="18"/>
                <w:szCs w:val="18"/>
              </w:rPr>
              <w:t>PLI Ratios</w:t>
            </w:r>
          </w:p>
        </w:tc>
        <w:tc>
          <w:tcPr>
            <w:tcW w:w="1134" w:type="dxa"/>
            <w:gridSpan w:val="2"/>
            <w:tcBorders>
              <w:top w:val="nil"/>
              <w:left w:val="nil"/>
              <w:bottom w:val="nil"/>
              <w:right w:val="nil"/>
            </w:tcBorders>
            <w:vAlign w:val="center"/>
            <w:hideMark/>
          </w:tcPr>
          <w:p w14:paraId="073CEA02"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tcBorders>
              <w:top w:val="nil"/>
              <w:left w:val="nil"/>
              <w:bottom w:val="nil"/>
              <w:right w:val="nil"/>
            </w:tcBorders>
            <w:vAlign w:val="center"/>
            <w:hideMark/>
          </w:tcPr>
          <w:p w14:paraId="46EA0EB7"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1C4360F8"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5" w:type="dxa"/>
            <w:gridSpan w:val="2"/>
            <w:tcBorders>
              <w:top w:val="nil"/>
              <w:left w:val="nil"/>
              <w:bottom w:val="nil"/>
              <w:right w:val="nil"/>
            </w:tcBorders>
          </w:tcPr>
          <w:p w14:paraId="5FEBBF71"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p>
        </w:tc>
        <w:tc>
          <w:tcPr>
            <w:tcW w:w="1134" w:type="dxa"/>
            <w:gridSpan w:val="2"/>
            <w:tcBorders>
              <w:top w:val="nil"/>
              <w:left w:val="nil"/>
              <w:bottom w:val="nil"/>
              <w:right w:val="nil"/>
            </w:tcBorders>
            <w:vAlign w:val="center"/>
            <w:hideMark/>
          </w:tcPr>
          <w:p w14:paraId="721C387A" w14:textId="77777777" w:rsidR="00032DC4" w:rsidRPr="000B2392" w:rsidRDefault="00032DC4" w:rsidP="00032DC4">
            <w:pPr>
              <w:keepNext/>
              <w:spacing w:before="0" w:after="0" w:line="240" w:lineRule="auto"/>
              <w:jc w:val="center"/>
              <w:rPr>
                <w:rFonts w:eastAsia="Times New Roman" w:cs="Times New Roman"/>
                <w:b/>
                <w:bCs/>
                <w:color w:val="000000"/>
                <w:sz w:val="18"/>
                <w:szCs w:val="18"/>
              </w:rPr>
            </w:pPr>
            <w:r w:rsidRPr="000B2392">
              <w:rPr>
                <w:b/>
                <w:sz w:val="18"/>
                <w:szCs w:val="18"/>
              </w:rPr>
              <w:t>Weighted  Average</w:t>
            </w:r>
          </w:p>
        </w:tc>
      </w:tr>
      <w:tr w:rsidR="00032DC4" w:rsidRPr="00975BD3" w14:paraId="4831ED08" w14:textId="77777777" w:rsidTr="002E00F1">
        <w:trPr>
          <w:gridAfter w:val="1"/>
          <w:wAfter w:w="969" w:type="dxa"/>
          <w:cantSplit/>
          <w:trHeight w:val="21"/>
        </w:trPr>
        <w:tc>
          <w:tcPr>
            <w:tcW w:w="2835" w:type="dxa"/>
            <w:gridSpan w:val="3"/>
            <w:tcBorders>
              <w:top w:val="nil"/>
              <w:left w:val="nil"/>
              <w:bottom w:val="nil"/>
              <w:right w:val="nil"/>
            </w:tcBorders>
            <w:vAlign w:val="center"/>
            <w:hideMark/>
          </w:tcPr>
          <w:p w14:paraId="4BABD4AC" w14:textId="77777777" w:rsidR="00032DC4" w:rsidRPr="000B2392" w:rsidRDefault="00032DC4" w:rsidP="00032DC4">
            <w:pPr>
              <w:spacing w:before="0" w:after="0" w:line="240" w:lineRule="auto"/>
              <w:jc w:val="left"/>
              <w:rPr>
                <w:rFonts w:eastAsia="Times New Roman" w:cs="Times New Roman"/>
                <w:b/>
                <w:bCs/>
                <w:color w:val="000000"/>
                <w:sz w:val="18"/>
                <w:szCs w:val="18"/>
              </w:rPr>
            </w:pPr>
            <w:r w:rsidRPr="000B2392">
              <w:rPr>
                <w:rFonts w:eastAsia="Times New Roman" w:cs="Times New Roman"/>
                <w:bCs/>
                <w:color w:val="000000"/>
                <w:sz w:val="18"/>
                <w:szCs w:val="18"/>
              </w:rPr>
              <w:t xml:space="preserve">    Operating Margin (Adjusted to Tested Party: Econcrete Inc.)</w:t>
            </w:r>
          </w:p>
        </w:tc>
        <w:tc>
          <w:tcPr>
            <w:tcW w:w="1134" w:type="dxa"/>
            <w:gridSpan w:val="2"/>
            <w:tcBorders>
              <w:top w:val="nil"/>
              <w:left w:val="nil"/>
              <w:bottom w:val="nil"/>
              <w:right w:val="nil"/>
            </w:tcBorders>
            <w:vAlign w:val="center"/>
            <w:hideMark/>
          </w:tcPr>
          <w:p w14:paraId="1A0A98DD" w14:textId="77777777" w:rsidR="00032DC4" w:rsidRPr="000B2392" w:rsidRDefault="00032DC4" w:rsidP="002E00F1">
            <w:pPr>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n.a</w:t>
            </w:r>
          </w:p>
        </w:tc>
        <w:tc>
          <w:tcPr>
            <w:tcW w:w="1134" w:type="dxa"/>
            <w:tcBorders>
              <w:top w:val="nil"/>
              <w:left w:val="nil"/>
              <w:bottom w:val="nil"/>
              <w:right w:val="nil"/>
            </w:tcBorders>
            <w:vAlign w:val="center"/>
            <w:hideMark/>
          </w:tcPr>
          <w:p w14:paraId="2397099D" w14:textId="77777777" w:rsidR="00032DC4" w:rsidRPr="000B2392" w:rsidRDefault="00032DC4" w:rsidP="002E00F1">
            <w:pPr>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7.34%</w:t>
            </w:r>
          </w:p>
        </w:tc>
        <w:tc>
          <w:tcPr>
            <w:tcW w:w="1134" w:type="dxa"/>
            <w:gridSpan w:val="2"/>
            <w:tcBorders>
              <w:top w:val="nil"/>
              <w:left w:val="nil"/>
              <w:bottom w:val="nil"/>
              <w:right w:val="nil"/>
            </w:tcBorders>
            <w:vAlign w:val="center"/>
            <w:hideMark/>
          </w:tcPr>
          <w:p w14:paraId="74588FC4" w14:textId="77777777" w:rsidR="00032DC4" w:rsidRPr="000B2392" w:rsidRDefault="00032DC4" w:rsidP="002E00F1">
            <w:pPr>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3.72%</w:t>
            </w:r>
          </w:p>
        </w:tc>
        <w:tc>
          <w:tcPr>
            <w:tcW w:w="1135" w:type="dxa"/>
            <w:gridSpan w:val="2"/>
            <w:tcBorders>
              <w:top w:val="nil"/>
              <w:left w:val="nil"/>
              <w:bottom w:val="nil"/>
              <w:right w:val="nil"/>
            </w:tcBorders>
            <w:vAlign w:val="center"/>
          </w:tcPr>
          <w:p w14:paraId="04905A34" w14:textId="77777777" w:rsidR="00032DC4" w:rsidRPr="000B2392" w:rsidRDefault="00032DC4" w:rsidP="002E00F1">
            <w:pPr>
              <w:spacing w:before="0" w:after="0" w:line="240" w:lineRule="auto"/>
              <w:jc w:val="center"/>
              <w:rPr>
                <w:rFonts w:eastAsia="Times New Roman" w:cs="Times New Roman"/>
                <w:b/>
                <w:bCs/>
                <w:color w:val="000000"/>
                <w:sz w:val="18"/>
                <w:szCs w:val="18"/>
              </w:rPr>
            </w:pPr>
            <w:r w:rsidRPr="000B2392">
              <w:rPr>
                <w:rFonts w:eastAsia="Times New Roman" w:cs="Times New Roman"/>
                <w:bCs/>
                <w:color w:val="000000"/>
                <w:sz w:val="18"/>
                <w:szCs w:val="18"/>
              </w:rPr>
              <w:t>3.85%</w:t>
            </w:r>
          </w:p>
        </w:tc>
        <w:tc>
          <w:tcPr>
            <w:tcW w:w="1134" w:type="dxa"/>
            <w:gridSpan w:val="2"/>
            <w:tcBorders>
              <w:top w:val="nil"/>
              <w:left w:val="nil"/>
              <w:bottom w:val="nil"/>
              <w:right w:val="nil"/>
            </w:tcBorders>
            <w:vAlign w:val="center"/>
            <w:hideMark/>
          </w:tcPr>
          <w:p w14:paraId="30E12414" w14:textId="77777777" w:rsidR="00032DC4" w:rsidRPr="00975BD3" w:rsidRDefault="00032DC4" w:rsidP="002E00F1">
            <w:pPr>
              <w:spacing w:before="0" w:after="0" w:line="240" w:lineRule="auto"/>
              <w:jc w:val="center"/>
              <w:rPr>
                <w:rFonts w:eastAsia="Times New Roman" w:cs="Times New Roman"/>
                <w:b/>
                <w:bCs/>
                <w:color w:val="000000"/>
                <w:sz w:val="18"/>
                <w:szCs w:val="18"/>
              </w:rPr>
            </w:pPr>
            <w:r w:rsidRPr="000B2392">
              <w:rPr>
                <w:sz w:val="18"/>
                <w:szCs w:val="18"/>
              </w:rPr>
              <w:t>5.09%</w:t>
            </w:r>
          </w:p>
        </w:tc>
      </w:tr>
      <w:tr w:rsidR="00032DC4" w:rsidRPr="00975BD3" w14:paraId="6E58A4EC" w14:textId="77777777" w:rsidTr="00975BD3">
        <w:trPr>
          <w:cantSplit/>
          <w:trHeight w:val="504"/>
        </w:trPr>
        <w:tc>
          <w:tcPr>
            <w:tcW w:w="593" w:type="dxa"/>
            <w:tcBorders>
              <w:top w:val="nil"/>
              <w:left w:val="nil"/>
              <w:bottom w:val="nil"/>
              <w:right w:val="nil"/>
            </w:tcBorders>
          </w:tcPr>
          <w:p w14:paraId="3E5F169C"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797E3E65" w14:textId="77777777" w:rsidR="00C84D04" w:rsidRDefault="00C84D04" w:rsidP="00AB0250">
            <w:pPr>
              <w:keepNext/>
              <w:spacing w:before="0" w:after="0" w:line="240" w:lineRule="auto"/>
              <w:jc w:val="left"/>
              <w:rPr>
                <w:ins w:id="54" w:author="KPMG Israel" w:date="2026-06-08T14:01:00Z" w16du:dateUtc="2026-06-08T11:01:00Z"/>
                <w:b/>
                <w:bCs/>
                <w:color w:val="000000"/>
                <w:sz w:val="18"/>
                <w:szCs w:val="18"/>
                <w:highlight w:val="yellow"/>
              </w:rPr>
            </w:pPr>
          </w:p>
          <w:p w14:paraId="60F33C2E" w14:textId="065EAF78"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ALTA EQUIPMENT GROUP INC (036206)</w:t>
            </w:r>
          </w:p>
        </w:tc>
      </w:tr>
      <w:tr w:rsidR="00032DC4" w:rsidRPr="00975BD3" w14:paraId="5D8894DD"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59BBE75F"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18A8083F"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01511F79"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20311C7B"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171E6504"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041610A1"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490C5B8C" w14:textId="77777777" w:rsidTr="002E00F1">
        <w:trPr>
          <w:cantSplit/>
          <w:trHeight w:val="21"/>
        </w:trPr>
        <w:tc>
          <w:tcPr>
            <w:tcW w:w="2327" w:type="dxa"/>
            <w:gridSpan w:val="2"/>
            <w:tcBorders>
              <w:top w:val="nil"/>
              <w:left w:val="nil"/>
              <w:bottom w:val="nil"/>
              <w:right w:val="nil"/>
            </w:tcBorders>
            <w:vAlign w:val="center"/>
            <w:hideMark/>
          </w:tcPr>
          <w:p w14:paraId="5BC3D67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03074BE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2021</w:t>
            </w:r>
          </w:p>
        </w:tc>
        <w:tc>
          <w:tcPr>
            <w:tcW w:w="1701" w:type="dxa"/>
            <w:gridSpan w:val="3"/>
            <w:tcBorders>
              <w:top w:val="nil"/>
              <w:left w:val="nil"/>
              <w:bottom w:val="nil"/>
              <w:right w:val="nil"/>
            </w:tcBorders>
            <w:vAlign w:val="center"/>
            <w:hideMark/>
          </w:tcPr>
          <w:p w14:paraId="49F6B68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18C43C7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3B4FBA2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7CA4603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A508F54" w14:textId="77777777" w:rsidTr="002E00F1">
        <w:trPr>
          <w:cantSplit/>
          <w:trHeight w:val="21"/>
        </w:trPr>
        <w:tc>
          <w:tcPr>
            <w:tcW w:w="2327" w:type="dxa"/>
            <w:gridSpan w:val="2"/>
            <w:tcBorders>
              <w:top w:val="nil"/>
              <w:left w:val="nil"/>
              <w:bottom w:val="nil"/>
              <w:right w:val="nil"/>
            </w:tcBorders>
            <w:vAlign w:val="center"/>
            <w:hideMark/>
          </w:tcPr>
          <w:p w14:paraId="7A20F8F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5DFC76F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396CF48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23ED3F6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5FA6F96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23BB0F8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BB01A30" w14:textId="77777777" w:rsidTr="002E00F1">
        <w:trPr>
          <w:cantSplit/>
          <w:trHeight w:val="21"/>
        </w:trPr>
        <w:tc>
          <w:tcPr>
            <w:tcW w:w="2327" w:type="dxa"/>
            <w:gridSpan w:val="2"/>
            <w:tcBorders>
              <w:top w:val="nil"/>
              <w:left w:val="nil"/>
              <w:bottom w:val="nil"/>
              <w:right w:val="nil"/>
            </w:tcBorders>
            <w:vAlign w:val="center"/>
            <w:hideMark/>
          </w:tcPr>
          <w:p w14:paraId="5F97741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504C6EE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1F46FBF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013C219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AE1A44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3D680C6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63CD2848" w14:textId="77777777" w:rsidTr="002E00F1">
        <w:trPr>
          <w:cantSplit/>
          <w:trHeight w:val="21"/>
        </w:trPr>
        <w:tc>
          <w:tcPr>
            <w:tcW w:w="2327" w:type="dxa"/>
            <w:gridSpan w:val="2"/>
            <w:tcBorders>
              <w:top w:val="nil"/>
              <w:left w:val="nil"/>
              <w:bottom w:val="nil"/>
              <w:right w:val="nil"/>
            </w:tcBorders>
            <w:vAlign w:val="center"/>
            <w:hideMark/>
          </w:tcPr>
          <w:p w14:paraId="0DE996A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5546529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1,212.80</w:t>
            </w:r>
          </w:p>
        </w:tc>
        <w:tc>
          <w:tcPr>
            <w:tcW w:w="1701" w:type="dxa"/>
            <w:gridSpan w:val="3"/>
            <w:tcBorders>
              <w:top w:val="nil"/>
              <w:left w:val="nil"/>
              <w:bottom w:val="nil"/>
              <w:right w:val="nil"/>
            </w:tcBorders>
            <w:vAlign w:val="center"/>
            <w:hideMark/>
          </w:tcPr>
          <w:p w14:paraId="05DC8D8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1,571.80</w:t>
            </w:r>
          </w:p>
        </w:tc>
        <w:tc>
          <w:tcPr>
            <w:tcW w:w="1843" w:type="dxa"/>
            <w:gridSpan w:val="2"/>
            <w:tcBorders>
              <w:top w:val="nil"/>
              <w:left w:val="nil"/>
              <w:bottom w:val="nil"/>
              <w:right w:val="nil"/>
            </w:tcBorders>
            <w:vAlign w:val="center"/>
            <w:hideMark/>
          </w:tcPr>
          <w:p w14:paraId="792F5AB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1,876.80</w:t>
            </w:r>
          </w:p>
        </w:tc>
        <w:tc>
          <w:tcPr>
            <w:tcW w:w="1340" w:type="dxa"/>
            <w:gridSpan w:val="2"/>
            <w:tcBorders>
              <w:top w:val="nil"/>
              <w:left w:val="nil"/>
              <w:bottom w:val="nil"/>
              <w:right w:val="nil"/>
            </w:tcBorders>
          </w:tcPr>
          <w:p w14:paraId="28B858C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1,876.60</w:t>
            </w:r>
          </w:p>
        </w:tc>
        <w:tc>
          <w:tcPr>
            <w:tcW w:w="1048" w:type="dxa"/>
            <w:gridSpan w:val="2"/>
            <w:tcBorders>
              <w:top w:val="nil"/>
              <w:left w:val="nil"/>
              <w:bottom w:val="nil"/>
              <w:right w:val="nil"/>
            </w:tcBorders>
            <w:vAlign w:val="center"/>
            <w:hideMark/>
          </w:tcPr>
          <w:p w14:paraId="4331AD2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1,775.07</w:t>
            </w:r>
          </w:p>
        </w:tc>
      </w:tr>
      <w:tr w:rsidR="00032DC4" w:rsidRPr="00975BD3" w14:paraId="6D240829" w14:textId="77777777" w:rsidTr="002E00F1">
        <w:trPr>
          <w:cantSplit/>
          <w:trHeight w:val="21"/>
        </w:trPr>
        <w:tc>
          <w:tcPr>
            <w:tcW w:w="2327" w:type="dxa"/>
            <w:gridSpan w:val="2"/>
            <w:tcBorders>
              <w:top w:val="nil"/>
              <w:left w:val="nil"/>
              <w:bottom w:val="nil"/>
              <w:right w:val="nil"/>
            </w:tcBorders>
            <w:vAlign w:val="center"/>
            <w:hideMark/>
          </w:tcPr>
          <w:p w14:paraId="508F2DF1"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1FE263F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818.90</w:t>
            </w:r>
          </w:p>
        </w:tc>
        <w:tc>
          <w:tcPr>
            <w:tcW w:w="1701" w:type="dxa"/>
            <w:gridSpan w:val="3"/>
            <w:tcBorders>
              <w:top w:val="nil"/>
              <w:left w:val="nil"/>
              <w:bottom w:val="nil"/>
              <w:right w:val="nil"/>
            </w:tcBorders>
            <w:vAlign w:val="center"/>
            <w:hideMark/>
          </w:tcPr>
          <w:p w14:paraId="4B211C3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1,064.30</w:t>
            </w:r>
          </w:p>
        </w:tc>
        <w:tc>
          <w:tcPr>
            <w:tcW w:w="1843" w:type="dxa"/>
            <w:gridSpan w:val="2"/>
            <w:tcBorders>
              <w:top w:val="nil"/>
              <w:left w:val="nil"/>
              <w:bottom w:val="nil"/>
              <w:right w:val="nil"/>
            </w:tcBorders>
            <w:vAlign w:val="center"/>
            <w:hideMark/>
          </w:tcPr>
          <w:p w14:paraId="504574D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1,271.90</w:t>
            </w:r>
          </w:p>
        </w:tc>
        <w:tc>
          <w:tcPr>
            <w:tcW w:w="1340" w:type="dxa"/>
            <w:gridSpan w:val="2"/>
            <w:tcBorders>
              <w:top w:val="nil"/>
              <w:left w:val="nil"/>
              <w:bottom w:val="nil"/>
              <w:right w:val="nil"/>
            </w:tcBorders>
          </w:tcPr>
          <w:p w14:paraId="13A0B27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1,282.20</w:t>
            </w:r>
          </w:p>
        </w:tc>
        <w:tc>
          <w:tcPr>
            <w:tcW w:w="1048" w:type="dxa"/>
            <w:gridSpan w:val="2"/>
            <w:tcBorders>
              <w:top w:val="nil"/>
              <w:left w:val="nil"/>
              <w:bottom w:val="nil"/>
              <w:right w:val="nil"/>
            </w:tcBorders>
            <w:vAlign w:val="center"/>
            <w:hideMark/>
          </w:tcPr>
          <w:p w14:paraId="16EBBFA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1,206.13</w:t>
            </w:r>
          </w:p>
        </w:tc>
      </w:tr>
      <w:tr w:rsidR="00032DC4" w:rsidRPr="00975BD3" w14:paraId="6A0C5FDC" w14:textId="77777777" w:rsidTr="002E00F1">
        <w:trPr>
          <w:cantSplit/>
          <w:trHeight w:val="21"/>
        </w:trPr>
        <w:tc>
          <w:tcPr>
            <w:tcW w:w="2327" w:type="dxa"/>
            <w:gridSpan w:val="2"/>
            <w:tcBorders>
              <w:top w:val="nil"/>
              <w:left w:val="nil"/>
              <w:bottom w:val="nil"/>
              <w:right w:val="nil"/>
            </w:tcBorders>
            <w:vAlign w:val="center"/>
            <w:hideMark/>
          </w:tcPr>
          <w:p w14:paraId="1A5A0A54"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0B4AEEB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393.90</w:t>
            </w:r>
          </w:p>
        </w:tc>
        <w:tc>
          <w:tcPr>
            <w:tcW w:w="1701" w:type="dxa"/>
            <w:gridSpan w:val="3"/>
            <w:tcBorders>
              <w:top w:val="nil"/>
              <w:left w:val="nil"/>
              <w:bottom w:val="nil"/>
              <w:right w:val="nil"/>
            </w:tcBorders>
            <w:vAlign w:val="center"/>
            <w:hideMark/>
          </w:tcPr>
          <w:p w14:paraId="54B3BC4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507.50</w:t>
            </w:r>
          </w:p>
        </w:tc>
        <w:tc>
          <w:tcPr>
            <w:tcW w:w="1843" w:type="dxa"/>
            <w:gridSpan w:val="2"/>
            <w:tcBorders>
              <w:top w:val="nil"/>
              <w:left w:val="nil"/>
              <w:bottom w:val="nil"/>
              <w:right w:val="nil"/>
            </w:tcBorders>
            <w:vAlign w:val="center"/>
            <w:hideMark/>
          </w:tcPr>
          <w:p w14:paraId="0E4B415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604.90</w:t>
            </w:r>
          </w:p>
        </w:tc>
        <w:tc>
          <w:tcPr>
            <w:tcW w:w="1340" w:type="dxa"/>
            <w:gridSpan w:val="2"/>
            <w:tcBorders>
              <w:top w:val="nil"/>
              <w:left w:val="nil"/>
              <w:bottom w:val="nil"/>
              <w:right w:val="nil"/>
            </w:tcBorders>
          </w:tcPr>
          <w:p w14:paraId="78178ED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594.40</w:t>
            </w:r>
          </w:p>
        </w:tc>
        <w:tc>
          <w:tcPr>
            <w:tcW w:w="1048" w:type="dxa"/>
            <w:gridSpan w:val="2"/>
            <w:tcBorders>
              <w:top w:val="nil"/>
              <w:left w:val="nil"/>
              <w:bottom w:val="nil"/>
              <w:right w:val="nil"/>
            </w:tcBorders>
            <w:vAlign w:val="center"/>
            <w:hideMark/>
          </w:tcPr>
          <w:p w14:paraId="3AD0745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568.93</w:t>
            </w:r>
          </w:p>
        </w:tc>
      </w:tr>
      <w:tr w:rsidR="00032DC4" w:rsidRPr="00975BD3" w14:paraId="411DC042" w14:textId="77777777" w:rsidTr="002E00F1">
        <w:trPr>
          <w:cantSplit/>
          <w:trHeight w:val="21"/>
        </w:trPr>
        <w:tc>
          <w:tcPr>
            <w:tcW w:w="2327" w:type="dxa"/>
            <w:gridSpan w:val="2"/>
            <w:tcBorders>
              <w:top w:val="nil"/>
              <w:left w:val="nil"/>
              <w:bottom w:val="nil"/>
              <w:right w:val="nil"/>
            </w:tcBorders>
            <w:vAlign w:val="center"/>
            <w:hideMark/>
          </w:tcPr>
          <w:p w14:paraId="77C6597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0F63A65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285.90</w:t>
            </w:r>
          </w:p>
        </w:tc>
        <w:tc>
          <w:tcPr>
            <w:tcW w:w="1701" w:type="dxa"/>
            <w:gridSpan w:val="3"/>
            <w:tcBorders>
              <w:top w:val="nil"/>
              <w:left w:val="nil"/>
              <w:bottom w:val="nil"/>
              <w:right w:val="nil"/>
            </w:tcBorders>
            <w:vAlign w:val="center"/>
            <w:hideMark/>
          </w:tcPr>
          <w:p w14:paraId="7CF2202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362.30</w:t>
            </w:r>
          </w:p>
        </w:tc>
        <w:tc>
          <w:tcPr>
            <w:tcW w:w="1843" w:type="dxa"/>
            <w:gridSpan w:val="2"/>
            <w:tcBorders>
              <w:top w:val="nil"/>
              <w:left w:val="nil"/>
              <w:bottom w:val="nil"/>
              <w:right w:val="nil"/>
            </w:tcBorders>
            <w:vAlign w:val="center"/>
            <w:hideMark/>
          </w:tcPr>
          <w:p w14:paraId="6FC8D80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430.30</w:t>
            </w:r>
          </w:p>
        </w:tc>
        <w:tc>
          <w:tcPr>
            <w:tcW w:w="1340" w:type="dxa"/>
            <w:gridSpan w:val="2"/>
            <w:tcBorders>
              <w:top w:val="nil"/>
              <w:left w:val="nil"/>
              <w:bottom w:val="nil"/>
              <w:right w:val="nil"/>
            </w:tcBorders>
          </w:tcPr>
          <w:p w14:paraId="0715610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446.50</w:t>
            </w:r>
          </w:p>
        </w:tc>
        <w:tc>
          <w:tcPr>
            <w:tcW w:w="1048" w:type="dxa"/>
            <w:gridSpan w:val="2"/>
            <w:tcBorders>
              <w:top w:val="nil"/>
              <w:left w:val="nil"/>
              <w:bottom w:val="nil"/>
              <w:right w:val="nil"/>
            </w:tcBorders>
            <w:vAlign w:val="center"/>
            <w:hideMark/>
          </w:tcPr>
          <w:p w14:paraId="5A3868E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413.03</w:t>
            </w:r>
          </w:p>
        </w:tc>
      </w:tr>
      <w:tr w:rsidR="00032DC4" w:rsidRPr="00975BD3" w14:paraId="05099951" w14:textId="77777777" w:rsidTr="002E00F1">
        <w:trPr>
          <w:cantSplit/>
          <w:trHeight w:val="21"/>
        </w:trPr>
        <w:tc>
          <w:tcPr>
            <w:tcW w:w="2327" w:type="dxa"/>
            <w:gridSpan w:val="2"/>
            <w:tcBorders>
              <w:top w:val="nil"/>
              <w:left w:val="nil"/>
              <w:bottom w:val="nil"/>
              <w:right w:val="nil"/>
            </w:tcBorders>
            <w:vAlign w:val="center"/>
            <w:hideMark/>
          </w:tcPr>
          <w:p w14:paraId="2D65895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2B5338A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90.00</w:t>
            </w:r>
          </w:p>
        </w:tc>
        <w:tc>
          <w:tcPr>
            <w:tcW w:w="1701" w:type="dxa"/>
            <w:gridSpan w:val="3"/>
            <w:tcBorders>
              <w:top w:val="nil"/>
              <w:left w:val="nil"/>
              <w:bottom w:val="nil"/>
              <w:right w:val="nil"/>
            </w:tcBorders>
            <w:vAlign w:val="center"/>
            <w:hideMark/>
          </w:tcPr>
          <w:p w14:paraId="32B2562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104.40</w:t>
            </w:r>
          </w:p>
        </w:tc>
        <w:tc>
          <w:tcPr>
            <w:tcW w:w="1843" w:type="dxa"/>
            <w:gridSpan w:val="2"/>
            <w:tcBorders>
              <w:top w:val="nil"/>
              <w:left w:val="nil"/>
              <w:bottom w:val="nil"/>
              <w:right w:val="nil"/>
            </w:tcBorders>
            <w:vAlign w:val="center"/>
            <w:hideMark/>
          </w:tcPr>
          <w:p w14:paraId="7E9F37E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120.20</w:t>
            </w:r>
          </w:p>
        </w:tc>
        <w:tc>
          <w:tcPr>
            <w:tcW w:w="1340" w:type="dxa"/>
            <w:gridSpan w:val="2"/>
            <w:tcBorders>
              <w:top w:val="nil"/>
              <w:left w:val="nil"/>
              <w:bottom w:val="nil"/>
              <w:right w:val="nil"/>
            </w:tcBorders>
          </w:tcPr>
          <w:p w14:paraId="3D30AC2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129.30</w:t>
            </w:r>
          </w:p>
        </w:tc>
        <w:tc>
          <w:tcPr>
            <w:tcW w:w="1048" w:type="dxa"/>
            <w:gridSpan w:val="2"/>
            <w:tcBorders>
              <w:top w:val="nil"/>
              <w:left w:val="nil"/>
              <w:bottom w:val="nil"/>
              <w:right w:val="nil"/>
            </w:tcBorders>
            <w:vAlign w:val="center"/>
            <w:hideMark/>
          </w:tcPr>
          <w:p w14:paraId="0F492B2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117.97</w:t>
            </w:r>
          </w:p>
        </w:tc>
      </w:tr>
      <w:tr w:rsidR="00032DC4" w:rsidRPr="00975BD3" w14:paraId="6C3CBFA9" w14:textId="77777777" w:rsidTr="002E00F1">
        <w:trPr>
          <w:cantSplit/>
          <w:trHeight w:val="21"/>
        </w:trPr>
        <w:tc>
          <w:tcPr>
            <w:tcW w:w="2327" w:type="dxa"/>
            <w:gridSpan w:val="2"/>
            <w:tcBorders>
              <w:top w:val="nil"/>
              <w:left w:val="nil"/>
              <w:bottom w:val="nil"/>
              <w:right w:val="nil"/>
            </w:tcBorders>
            <w:vAlign w:val="center"/>
            <w:hideMark/>
          </w:tcPr>
          <w:p w14:paraId="5C4B6E9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54DEC9E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18.00</w:t>
            </w:r>
          </w:p>
        </w:tc>
        <w:tc>
          <w:tcPr>
            <w:tcW w:w="1701" w:type="dxa"/>
            <w:gridSpan w:val="3"/>
            <w:tcBorders>
              <w:top w:val="nil"/>
              <w:left w:val="nil"/>
              <w:bottom w:val="nil"/>
              <w:right w:val="nil"/>
            </w:tcBorders>
            <w:vAlign w:val="center"/>
            <w:hideMark/>
          </w:tcPr>
          <w:p w14:paraId="01F5B45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40.80</w:t>
            </w:r>
          </w:p>
        </w:tc>
        <w:tc>
          <w:tcPr>
            <w:tcW w:w="1843" w:type="dxa"/>
            <w:gridSpan w:val="2"/>
            <w:tcBorders>
              <w:top w:val="nil"/>
              <w:left w:val="nil"/>
              <w:bottom w:val="nil"/>
              <w:right w:val="nil"/>
            </w:tcBorders>
            <w:vAlign w:val="center"/>
            <w:hideMark/>
          </w:tcPr>
          <w:p w14:paraId="4A13166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54.40</w:t>
            </w:r>
          </w:p>
        </w:tc>
        <w:tc>
          <w:tcPr>
            <w:tcW w:w="1340" w:type="dxa"/>
            <w:gridSpan w:val="2"/>
            <w:tcBorders>
              <w:top w:val="nil"/>
              <w:left w:val="nil"/>
              <w:bottom w:val="nil"/>
              <w:right w:val="nil"/>
            </w:tcBorders>
          </w:tcPr>
          <w:p w14:paraId="594FA09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18.60</w:t>
            </w:r>
          </w:p>
        </w:tc>
        <w:tc>
          <w:tcPr>
            <w:tcW w:w="1048" w:type="dxa"/>
            <w:gridSpan w:val="2"/>
            <w:tcBorders>
              <w:top w:val="nil"/>
              <w:left w:val="nil"/>
              <w:bottom w:val="nil"/>
              <w:right w:val="nil"/>
            </w:tcBorders>
            <w:vAlign w:val="center"/>
            <w:hideMark/>
          </w:tcPr>
          <w:p w14:paraId="5ECFFD7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37.93</w:t>
            </w:r>
          </w:p>
        </w:tc>
      </w:tr>
      <w:tr w:rsidR="00032DC4" w:rsidRPr="00975BD3" w14:paraId="10A46502" w14:textId="77777777" w:rsidTr="002E00F1">
        <w:trPr>
          <w:cantSplit/>
          <w:trHeight w:val="21"/>
        </w:trPr>
        <w:tc>
          <w:tcPr>
            <w:tcW w:w="2327" w:type="dxa"/>
            <w:gridSpan w:val="2"/>
            <w:tcBorders>
              <w:top w:val="nil"/>
              <w:left w:val="nil"/>
              <w:bottom w:val="nil"/>
              <w:right w:val="nil"/>
            </w:tcBorders>
            <w:vAlign w:val="center"/>
            <w:hideMark/>
          </w:tcPr>
          <w:p w14:paraId="71919E0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7A6807B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03FE13D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454ADBE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3E3998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2D8634C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34CB88E2" w14:textId="77777777" w:rsidTr="002E00F1">
        <w:trPr>
          <w:cantSplit/>
          <w:trHeight w:val="21"/>
        </w:trPr>
        <w:tc>
          <w:tcPr>
            <w:tcW w:w="2327" w:type="dxa"/>
            <w:gridSpan w:val="2"/>
            <w:tcBorders>
              <w:top w:val="nil"/>
              <w:left w:val="nil"/>
              <w:bottom w:val="nil"/>
              <w:right w:val="nil"/>
            </w:tcBorders>
            <w:vAlign w:val="center"/>
            <w:hideMark/>
          </w:tcPr>
          <w:p w14:paraId="0DC3AA9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2674F4F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6FE5AC5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5910BFC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299DDA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13DA326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85EEFB8" w14:textId="77777777" w:rsidTr="002E00F1">
        <w:trPr>
          <w:cantSplit/>
          <w:trHeight w:val="21"/>
        </w:trPr>
        <w:tc>
          <w:tcPr>
            <w:tcW w:w="2327" w:type="dxa"/>
            <w:gridSpan w:val="2"/>
            <w:tcBorders>
              <w:top w:val="nil"/>
              <w:left w:val="nil"/>
              <w:bottom w:val="nil"/>
              <w:right w:val="nil"/>
            </w:tcBorders>
            <w:vAlign w:val="center"/>
            <w:hideMark/>
          </w:tcPr>
          <w:p w14:paraId="7F4F112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1752EBB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182.70</w:t>
            </w:r>
          </w:p>
        </w:tc>
        <w:tc>
          <w:tcPr>
            <w:tcW w:w="1701" w:type="dxa"/>
            <w:gridSpan w:val="3"/>
            <w:tcBorders>
              <w:top w:val="nil"/>
              <w:left w:val="nil"/>
              <w:bottom w:val="nil"/>
              <w:right w:val="nil"/>
            </w:tcBorders>
            <w:vAlign w:val="center"/>
            <w:hideMark/>
          </w:tcPr>
          <w:p w14:paraId="632911B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232.80</w:t>
            </w:r>
          </w:p>
        </w:tc>
        <w:tc>
          <w:tcPr>
            <w:tcW w:w="1843" w:type="dxa"/>
            <w:gridSpan w:val="2"/>
            <w:tcBorders>
              <w:top w:val="nil"/>
              <w:left w:val="nil"/>
              <w:bottom w:val="nil"/>
              <w:right w:val="nil"/>
            </w:tcBorders>
            <w:vAlign w:val="center"/>
            <w:hideMark/>
          </w:tcPr>
          <w:p w14:paraId="39994B3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249.30</w:t>
            </w:r>
          </w:p>
        </w:tc>
        <w:tc>
          <w:tcPr>
            <w:tcW w:w="1340" w:type="dxa"/>
            <w:gridSpan w:val="2"/>
            <w:tcBorders>
              <w:top w:val="nil"/>
              <w:left w:val="nil"/>
              <w:bottom w:val="nil"/>
              <w:right w:val="nil"/>
            </w:tcBorders>
          </w:tcPr>
          <w:p w14:paraId="48E807A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199.70</w:t>
            </w:r>
          </w:p>
        </w:tc>
        <w:tc>
          <w:tcPr>
            <w:tcW w:w="1048" w:type="dxa"/>
            <w:gridSpan w:val="2"/>
            <w:tcBorders>
              <w:top w:val="nil"/>
              <w:left w:val="nil"/>
              <w:bottom w:val="nil"/>
              <w:right w:val="nil"/>
            </w:tcBorders>
            <w:vAlign w:val="center"/>
            <w:hideMark/>
          </w:tcPr>
          <w:p w14:paraId="087A56C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227.27</w:t>
            </w:r>
          </w:p>
        </w:tc>
      </w:tr>
      <w:tr w:rsidR="00032DC4" w:rsidRPr="00975BD3" w14:paraId="52DDE37B" w14:textId="77777777" w:rsidTr="002E00F1">
        <w:trPr>
          <w:cantSplit/>
          <w:trHeight w:val="21"/>
        </w:trPr>
        <w:tc>
          <w:tcPr>
            <w:tcW w:w="2327" w:type="dxa"/>
            <w:gridSpan w:val="2"/>
            <w:tcBorders>
              <w:top w:val="nil"/>
              <w:left w:val="nil"/>
              <w:bottom w:val="nil"/>
              <w:right w:val="nil"/>
            </w:tcBorders>
            <w:vAlign w:val="center"/>
            <w:hideMark/>
          </w:tcPr>
          <w:p w14:paraId="4D1F5C3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47221CF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239.20</w:t>
            </w:r>
          </w:p>
        </w:tc>
        <w:tc>
          <w:tcPr>
            <w:tcW w:w="1701" w:type="dxa"/>
            <w:gridSpan w:val="3"/>
            <w:tcBorders>
              <w:top w:val="nil"/>
              <w:left w:val="nil"/>
              <w:bottom w:val="nil"/>
              <w:right w:val="nil"/>
            </w:tcBorders>
            <w:vAlign w:val="center"/>
            <w:hideMark/>
          </w:tcPr>
          <w:p w14:paraId="02BE589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399.70</w:t>
            </w:r>
          </w:p>
        </w:tc>
        <w:tc>
          <w:tcPr>
            <w:tcW w:w="1843" w:type="dxa"/>
            <w:gridSpan w:val="2"/>
            <w:tcBorders>
              <w:top w:val="nil"/>
              <w:left w:val="nil"/>
              <w:bottom w:val="nil"/>
              <w:right w:val="nil"/>
            </w:tcBorders>
            <w:vAlign w:val="center"/>
            <w:hideMark/>
          </w:tcPr>
          <w:p w14:paraId="5B5A8F4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530.70</w:t>
            </w:r>
          </w:p>
        </w:tc>
        <w:tc>
          <w:tcPr>
            <w:tcW w:w="1340" w:type="dxa"/>
            <w:gridSpan w:val="2"/>
            <w:tcBorders>
              <w:top w:val="nil"/>
              <w:left w:val="nil"/>
              <w:bottom w:val="nil"/>
              <w:right w:val="nil"/>
            </w:tcBorders>
          </w:tcPr>
          <w:p w14:paraId="3C373D2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535.90</w:t>
            </w:r>
          </w:p>
        </w:tc>
        <w:tc>
          <w:tcPr>
            <w:tcW w:w="1048" w:type="dxa"/>
            <w:gridSpan w:val="2"/>
            <w:tcBorders>
              <w:top w:val="nil"/>
              <w:left w:val="nil"/>
              <w:bottom w:val="nil"/>
              <w:right w:val="nil"/>
            </w:tcBorders>
            <w:vAlign w:val="center"/>
            <w:hideMark/>
          </w:tcPr>
          <w:p w14:paraId="2E32186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488.77</w:t>
            </w:r>
          </w:p>
        </w:tc>
      </w:tr>
      <w:tr w:rsidR="00032DC4" w:rsidRPr="00975BD3" w14:paraId="5F145D1A" w14:textId="77777777" w:rsidTr="002E00F1">
        <w:trPr>
          <w:cantSplit/>
          <w:trHeight w:val="21"/>
        </w:trPr>
        <w:tc>
          <w:tcPr>
            <w:tcW w:w="2327" w:type="dxa"/>
            <w:gridSpan w:val="2"/>
            <w:tcBorders>
              <w:top w:val="nil"/>
              <w:left w:val="nil"/>
              <w:bottom w:val="nil"/>
              <w:right w:val="nil"/>
            </w:tcBorders>
            <w:vAlign w:val="center"/>
            <w:hideMark/>
          </w:tcPr>
          <w:p w14:paraId="256CBFE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580AA8B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BF6EC8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3ADD3A3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540FC9F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CC2FA9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3048D0E9" w14:textId="77777777" w:rsidTr="002E00F1">
        <w:trPr>
          <w:cantSplit/>
          <w:trHeight w:val="21"/>
        </w:trPr>
        <w:tc>
          <w:tcPr>
            <w:tcW w:w="2327" w:type="dxa"/>
            <w:gridSpan w:val="2"/>
            <w:tcBorders>
              <w:top w:val="nil"/>
              <w:left w:val="nil"/>
              <w:bottom w:val="nil"/>
              <w:right w:val="nil"/>
            </w:tcBorders>
            <w:vAlign w:val="center"/>
            <w:hideMark/>
          </w:tcPr>
          <w:p w14:paraId="2B449E2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0274846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73.50</w:t>
            </w:r>
          </w:p>
        </w:tc>
        <w:tc>
          <w:tcPr>
            <w:tcW w:w="1701" w:type="dxa"/>
            <w:gridSpan w:val="3"/>
            <w:tcBorders>
              <w:top w:val="nil"/>
              <w:left w:val="nil"/>
              <w:bottom w:val="nil"/>
              <w:right w:val="nil"/>
            </w:tcBorders>
            <w:vAlign w:val="center"/>
            <w:hideMark/>
          </w:tcPr>
          <w:p w14:paraId="4B093B4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90.80</w:t>
            </w:r>
          </w:p>
        </w:tc>
        <w:tc>
          <w:tcPr>
            <w:tcW w:w="1843" w:type="dxa"/>
            <w:gridSpan w:val="2"/>
            <w:tcBorders>
              <w:top w:val="nil"/>
              <w:left w:val="nil"/>
              <w:bottom w:val="nil"/>
              <w:right w:val="nil"/>
            </w:tcBorders>
            <w:vAlign w:val="center"/>
            <w:hideMark/>
          </w:tcPr>
          <w:p w14:paraId="3C33683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97.00</w:t>
            </w:r>
          </w:p>
        </w:tc>
        <w:tc>
          <w:tcPr>
            <w:tcW w:w="1340" w:type="dxa"/>
            <w:gridSpan w:val="2"/>
            <w:tcBorders>
              <w:top w:val="nil"/>
              <w:left w:val="nil"/>
              <w:bottom w:val="nil"/>
              <w:right w:val="nil"/>
            </w:tcBorders>
          </w:tcPr>
          <w:p w14:paraId="1B32B00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91.50</w:t>
            </w:r>
          </w:p>
        </w:tc>
        <w:tc>
          <w:tcPr>
            <w:tcW w:w="1048" w:type="dxa"/>
            <w:gridSpan w:val="2"/>
            <w:tcBorders>
              <w:top w:val="nil"/>
              <w:left w:val="nil"/>
              <w:bottom w:val="nil"/>
              <w:right w:val="nil"/>
            </w:tcBorders>
            <w:vAlign w:val="center"/>
            <w:hideMark/>
          </w:tcPr>
          <w:p w14:paraId="0298859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93.10</w:t>
            </w:r>
          </w:p>
        </w:tc>
      </w:tr>
      <w:tr w:rsidR="00032DC4" w:rsidRPr="00975BD3" w14:paraId="6F775F3A" w14:textId="77777777" w:rsidTr="002E00F1">
        <w:trPr>
          <w:cantSplit/>
          <w:trHeight w:val="21"/>
        </w:trPr>
        <w:tc>
          <w:tcPr>
            <w:tcW w:w="2327" w:type="dxa"/>
            <w:gridSpan w:val="2"/>
            <w:tcBorders>
              <w:top w:val="nil"/>
              <w:left w:val="nil"/>
              <w:bottom w:val="nil"/>
              <w:right w:val="nil"/>
            </w:tcBorders>
            <w:vAlign w:val="center"/>
            <w:hideMark/>
          </w:tcPr>
          <w:p w14:paraId="74834E3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6C5B8C9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0F2D27C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525C4D5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3A10F8F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382B480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469CB461" w14:textId="77777777" w:rsidTr="002E00F1">
        <w:trPr>
          <w:cantSplit/>
          <w:trHeight w:val="21"/>
        </w:trPr>
        <w:tc>
          <w:tcPr>
            <w:tcW w:w="2327" w:type="dxa"/>
            <w:gridSpan w:val="2"/>
            <w:tcBorders>
              <w:top w:val="nil"/>
              <w:left w:val="nil"/>
              <w:bottom w:val="nil"/>
              <w:right w:val="nil"/>
            </w:tcBorders>
            <w:vAlign w:val="center"/>
            <w:hideMark/>
          </w:tcPr>
          <w:p w14:paraId="518D2BBB"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2FD381EC"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602BFE2B"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2.08%</w:t>
            </w:r>
          </w:p>
        </w:tc>
        <w:tc>
          <w:tcPr>
            <w:tcW w:w="1843" w:type="dxa"/>
            <w:gridSpan w:val="2"/>
            <w:tcBorders>
              <w:top w:val="nil"/>
              <w:left w:val="nil"/>
              <w:bottom w:val="nil"/>
              <w:right w:val="nil"/>
            </w:tcBorders>
            <w:vAlign w:val="center"/>
            <w:hideMark/>
          </w:tcPr>
          <w:p w14:paraId="12C2A3BF"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1.84%</w:t>
            </w:r>
          </w:p>
        </w:tc>
        <w:tc>
          <w:tcPr>
            <w:tcW w:w="1340" w:type="dxa"/>
            <w:gridSpan w:val="2"/>
            <w:tcBorders>
              <w:top w:val="nil"/>
              <w:left w:val="nil"/>
              <w:bottom w:val="nil"/>
              <w:right w:val="nil"/>
            </w:tcBorders>
          </w:tcPr>
          <w:p w14:paraId="50108DFC"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-0.67%</w:t>
            </w:r>
          </w:p>
        </w:tc>
        <w:tc>
          <w:tcPr>
            <w:tcW w:w="1048" w:type="dxa"/>
            <w:gridSpan w:val="2"/>
            <w:tcBorders>
              <w:top w:val="nil"/>
              <w:left w:val="nil"/>
              <w:bottom w:val="nil"/>
              <w:right w:val="nil"/>
            </w:tcBorders>
            <w:vAlign w:val="center"/>
            <w:hideMark/>
          </w:tcPr>
          <w:p w14:paraId="2623CDD9"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1.02%</w:t>
            </w:r>
          </w:p>
        </w:tc>
      </w:tr>
      <w:tr w:rsidR="00032DC4" w:rsidRPr="00975BD3" w14:paraId="01184276" w14:textId="77777777" w:rsidTr="00975BD3">
        <w:trPr>
          <w:cantSplit/>
          <w:trHeight w:val="504"/>
        </w:trPr>
        <w:tc>
          <w:tcPr>
            <w:tcW w:w="593" w:type="dxa"/>
            <w:tcBorders>
              <w:top w:val="nil"/>
              <w:left w:val="nil"/>
              <w:bottom w:val="nil"/>
              <w:right w:val="nil"/>
            </w:tcBorders>
          </w:tcPr>
          <w:p w14:paraId="04C0D013"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73FB0C6A"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BLUELINX HOLDINGS INC (161813)</w:t>
            </w:r>
          </w:p>
        </w:tc>
      </w:tr>
      <w:tr w:rsidR="00032DC4" w:rsidRPr="00975BD3" w14:paraId="4FCF9E17"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1ABA5766"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79B7B62D"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17D4C4B0"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588A5832"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4E666236"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48D2889C"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52D09735" w14:textId="77777777" w:rsidTr="002E00F1">
        <w:trPr>
          <w:cantSplit/>
          <w:trHeight w:val="21"/>
        </w:trPr>
        <w:tc>
          <w:tcPr>
            <w:tcW w:w="2327" w:type="dxa"/>
            <w:gridSpan w:val="2"/>
            <w:tcBorders>
              <w:top w:val="nil"/>
              <w:left w:val="nil"/>
              <w:bottom w:val="nil"/>
              <w:right w:val="nil"/>
            </w:tcBorders>
            <w:vAlign w:val="center"/>
            <w:hideMark/>
          </w:tcPr>
          <w:p w14:paraId="6AF0B4E4"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2F58752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2021</w:t>
            </w:r>
          </w:p>
        </w:tc>
        <w:tc>
          <w:tcPr>
            <w:tcW w:w="1701" w:type="dxa"/>
            <w:gridSpan w:val="3"/>
            <w:tcBorders>
              <w:top w:val="nil"/>
              <w:left w:val="nil"/>
              <w:bottom w:val="nil"/>
              <w:right w:val="nil"/>
            </w:tcBorders>
            <w:vAlign w:val="center"/>
            <w:hideMark/>
          </w:tcPr>
          <w:p w14:paraId="6F94445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260ECD9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20F304B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26096E1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281300E1" w14:textId="77777777" w:rsidTr="002E00F1">
        <w:trPr>
          <w:cantSplit/>
          <w:trHeight w:val="21"/>
        </w:trPr>
        <w:tc>
          <w:tcPr>
            <w:tcW w:w="2327" w:type="dxa"/>
            <w:gridSpan w:val="2"/>
            <w:tcBorders>
              <w:top w:val="nil"/>
              <w:left w:val="nil"/>
              <w:bottom w:val="nil"/>
              <w:right w:val="nil"/>
            </w:tcBorders>
            <w:vAlign w:val="center"/>
            <w:hideMark/>
          </w:tcPr>
          <w:p w14:paraId="2745B0F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37A285A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70EDA7D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684DA77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061E8CE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5D0F1E8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D71612A" w14:textId="77777777" w:rsidTr="002E00F1">
        <w:trPr>
          <w:cantSplit/>
          <w:trHeight w:val="21"/>
        </w:trPr>
        <w:tc>
          <w:tcPr>
            <w:tcW w:w="2327" w:type="dxa"/>
            <w:gridSpan w:val="2"/>
            <w:tcBorders>
              <w:top w:val="nil"/>
              <w:left w:val="nil"/>
              <w:bottom w:val="nil"/>
              <w:right w:val="nil"/>
            </w:tcBorders>
            <w:vAlign w:val="center"/>
            <w:hideMark/>
          </w:tcPr>
          <w:p w14:paraId="7C15776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5E93799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AABC24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0A4A3C9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5D0382A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AB784D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514F2653" w14:textId="77777777" w:rsidTr="002E00F1">
        <w:trPr>
          <w:cantSplit/>
          <w:trHeight w:val="21"/>
        </w:trPr>
        <w:tc>
          <w:tcPr>
            <w:tcW w:w="2327" w:type="dxa"/>
            <w:gridSpan w:val="2"/>
            <w:tcBorders>
              <w:top w:val="nil"/>
              <w:left w:val="nil"/>
              <w:bottom w:val="nil"/>
              <w:right w:val="nil"/>
            </w:tcBorders>
            <w:vAlign w:val="center"/>
            <w:hideMark/>
          </w:tcPr>
          <w:p w14:paraId="21A94F4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7753AB3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4,277.18</w:t>
            </w:r>
          </w:p>
        </w:tc>
        <w:tc>
          <w:tcPr>
            <w:tcW w:w="1701" w:type="dxa"/>
            <w:gridSpan w:val="3"/>
            <w:tcBorders>
              <w:top w:val="nil"/>
              <w:left w:val="nil"/>
              <w:bottom w:val="nil"/>
              <w:right w:val="nil"/>
            </w:tcBorders>
            <w:vAlign w:val="center"/>
            <w:hideMark/>
          </w:tcPr>
          <w:p w14:paraId="5FDC34F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4,450.21</w:t>
            </w:r>
          </w:p>
        </w:tc>
        <w:tc>
          <w:tcPr>
            <w:tcW w:w="1843" w:type="dxa"/>
            <w:gridSpan w:val="2"/>
            <w:tcBorders>
              <w:top w:val="nil"/>
              <w:left w:val="nil"/>
              <w:bottom w:val="nil"/>
              <w:right w:val="nil"/>
            </w:tcBorders>
            <w:vAlign w:val="center"/>
            <w:hideMark/>
          </w:tcPr>
          <w:p w14:paraId="1DE80B5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3,136.38</w:t>
            </w:r>
          </w:p>
        </w:tc>
        <w:tc>
          <w:tcPr>
            <w:tcW w:w="1340" w:type="dxa"/>
            <w:gridSpan w:val="2"/>
            <w:tcBorders>
              <w:top w:val="nil"/>
              <w:left w:val="nil"/>
              <w:bottom w:val="nil"/>
              <w:right w:val="nil"/>
            </w:tcBorders>
          </w:tcPr>
          <w:p w14:paraId="6A080A3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2,952.53</w:t>
            </w:r>
          </w:p>
        </w:tc>
        <w:tc>
          <w:tcPr>
            <w:tcW w:w="1048" w:type="dxa"/>
            <w:gridSpan w:val="2"/>
            <w:tcBorders>
              <w:top w:val="nil"/>
              <w:left w:val="nil"/>
              <w:bottom w:val="nil"/>
              <w:right w:val="nil"/>
            </w:tcBorders>
            <w:vAlign w:val="center"/>
            <w:hideMark/>
          </w:tcPr>
          <w:p w14:paraId="517D5C6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3,513.04</w:t>
            </w:r>
          </w:p>
        </w:tc>
      </w:tr>
      <w:tr w:rsidR="00032DC4" w:rsidRPr="00975BD3" w14:paraId="75BAB6C8" w14:textId="77777777" w:rsidTr="002E00F1">
        <w:trPr>
          <w:cantSplit/>
          <w:trHeight w:val="21"/>
        </w:trPr>
        <w:tc>
          <w:tcPr>
            <w:tcW w:w="2327" w:type="dxa"/>
            <w:gridSpan w:val="2"/>
            <w:tcBorders>
              <w:top w:val="nil"/>
              <w:left w:val="nil"/>
              <w:bottom w:val="nil"/>
              <w:right w:val="nil"/>
            </w:tcBorders>
            <w:vAlign w:val="center"/>
            <w:hideMark/>
          </w:tcPr>
          <w:p w14:paraId="647E137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53BEC4B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3,498.75</w:t>
            </w:r>
          </w:p>
        </w:tc>
        <w:tc>
          <w:tcPr>
            <w:tcW w:w="1701" w:type="dxa"/>
            <w:gridSpan w:val="3"/>
            <w:tcBorders>
              <w:top w:val="nil"/>
              <w:left w:val="nil"/>
              <w:bottom w:val="nil"/>
              <w:right w:val="nil"/>
            </w:tcBorders>
            <w:vAlign w:val="center"/>
            <w:hideMark/>
          </w:tcPr>
          <w:p w14:paraId="588D17D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3,617.23</w:t>
            </w:r>
          </w:p>
        </w:tc>
        <w:tc>
          <w:tcPr>
            <w:tcW w:w="1843" w:type="dxa"/>
            <w:gridSpan w:val="2"/>
            <w:tcBorders>
              <w:top w:val="nil"/>
              <w:left w:val="nil"/>
              <w:bottom w:val="nil"/>
              <w:right w:val="nil"/>
            </w:tcBorders>
            <w:vAlign w:val="center"/>
            <w:hideMark/>
          </w:tcPr>
          <w:p w14:paraId="37D9576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2,609.36</w:t>
            </w:r>
          </w:p>
        </w:tc>
        <w:tc>
          <w:tcPr>
            <w:tcW w:w="1340" w:type="dxa"/>
            <w:gridSpan w:val="2"/>
            <w:tcBorders>
              <w:top w:val="nil"/>
              <w:left w:val="nil"/>
              <w:bottom w:val="nil"/>
              <w:right w:val="nil"/>
            </w:tcBorders>
          </w:tcPr>
          <w:p w14:paraId="27FA9CE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2,463.39</w:t>
            </w:r>
          </w:p>
        </w:tc>
        <w:tc>
          <w:tcPr>
            <w:tcW w:w="1048" w:type="dxa"/>
            <w:gridSpan w:val="2"/>
            <w:tcBorders>
              <w:top w:val="nil"/>
              <w:left w:val="nil"/>
              <w:bottom w:val="nil"/>
              <w:right w:val="nil"/>
            </w:tcBorders>
            <w:vAlign w:val="center"/>
            <w:hideMark/>
          </w:tcPr>
          <w:p w14:paraId="546304C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2,896.66</w:t>
            </w:r>
          </w:p>
        </w:tc>
      </w:tr>
      <w:tr w:rsidR="00032DC4" w:rsidRPr="00975BD3" w14:paraId="041C9451" w14:textId="77777777" w:rsidTr="002E00F1">
        <w:trPr>
          <w:cantSplit/>
          <w:trHeight w:val="21"/>
        </w:trPr>
        <w:tc>
          <w:tcPr>
            <w:tcW w:w="2327" w:type="dxa"/>
            <w:gridSpan w:val="2"/>
            <w:tcBorders>
              <w:top w:val="nil"/>
              <w:left w:val="nil"/>
              <w:bottom w:val="nil"/>
              <w:right w:val="nil"/>
            </w:tcBorders>
            <w:vAlign w:val="center"/>
            <w:hideMark/>
          </w:tcPr>
          <w:p w14:paraId="1702FFDC"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691E4F4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778.43</w:t>
            </w:r>
          </w:p>
        </w:tc>
        <w:tc>
          <w:tcPr>
            <w:tcW w:w="1701" w:type="dxa"/>
            <w:gridSpan w:val="3"/>
            <w:tcBorders>
              <w:top w:val="nil"/>
              <w:left w:val="nil"/>
              <w:bottom w:val="nil"/>
              <w:right w:val="nil"/>
            </w:tcBorders>
            <w:vAlign w:val="center"/>
            <w:hideMark/>
          </w:tcPr>
          <w:p w14:paraId="4AD4EF2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832.98</w:t>
            </w:r>
          </w:p>
        </w:tc>
        <w:tc>
          <w:tcPr>
            <w:tcW w:w="1843" w:type="dxa"/>
            <w:gridSpan w:val="2"/>
            <w:tcBorders>
              <w:top w:val="nil"/>
              <w:left w:val="nil"/>
              <w:bottom w:val="nil"/>
              <w:right w:val="nil"/>
            </w:tcBorders>
            <w:vAlign w:val="center"/>
            <w:hideMark/>
          </w:tcPr>
          <w:p w14:paraId="65E85FA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527.02</w:t>
            </w:r>
          </w:p>
        </w:tc>
        <w:tc>
          <w:tcPr>
            <w:tcW w:w="1340" w:type="dxa"/>
            <w:gridSpan w:val="2"/>
            <w:tcBorders>
              <w:top w:val="nil"/>
              <w:left w:val="nil"/>
              <w:bottom w:val="nil"/>
              <w:right w:val="nil"/>
            </w:tcBorders>
          </w:tcPr>
          <w:p w14:paraId="1EAA360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489.14</w:t>
            </w:r>
          </w:p>
        </w:tc>
        <w:tc>
          <w:tcPr>
            <w:tcW w:w="1048" w:type="dxa"/>
            <w:gridSpan w:val="2"/>
            <w:tcBorders>
              <w:top w:val="nil"/>
              <w:left w:val="nil"/>
              <w:bottom w:val="nil"/>
              <w:right w:val="nil"/>
            </w:tcBorders>
            <w:vAlign w:val="center"/>
            <w:hideMark/>
          </w:tcPr>
          <w:p w14:paraId="02E7726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616.38</w:t>
            </w:r>
          </w:p>
        </w:tc>
      </w:tr>
      <w:tr w:rsidR="00032DC4" w:rsidRPr="00975BD3" w14:paraId="2D6B69BB" w14:textId="77777777" w:rsidTr="002E00F1">
        <w:trPr>
          <w:cantSplit/>
          <w:trHeight w:val="21"/>
        </w:trPr>
        <w:tc>
          <w:tcPr>
            <w:tcW w:w="2327" w:type="dxa"/>
            <w:gridSpan w:val="2"/>
            <w:tcBorders>
              <w:top w:val="nil"/>
              <w:left w:val="nil"/>
              <w:bottom w:val="nil"/>
              <w:right w:val="nil"/>
            </w:tcBorders>
            <w:vAlign w:val="center"/>
            <w:hideMark/>
          </w:tcPr>
          <w:p w14:paraId="5772921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615A47D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322.42</w:t>
            </w:r>
          </w:p>
        </w:tc>
        <w:tc>
          <w:tcPr>
            <w:tcW w:w="1701" w:type="dxa"/>
            <w:gridSpan w:val="3"/>
            <w:tcBorders>
              <w:top w:val="nil"/>
              <w:left w:val="nil"/>
              <w:bottom w:val="nil"/>
              <w:right w:val="nil"/>
            </w:tcBorders>
            <w:vAlign w:val="center"/>
            <w:hideMark/>
          </w:tcPr>
          <w:p w14:paraId="5F8304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364.06</w:t>
            </w:r>
          </w:p>
        </w:tc>
        <w:tc>
          <w:tcPr>
            <w:tcW w:w="1843" w:type="dxa"/>
            <w:gridSpan w:val="2"/>
            <w:tcBorders>
              <w:top w:val="nil"/>
              <w:left w:val="nil"/>
              <w:bottom w:val="nil"/>
              <w:right w:val="nil"/>
            </w:tcBorders>
            <w:vAlign w:val="center"/>
            <w:hideMark/>
          </w:tcPr>
          <w:p w14:paraId="404DDD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356.27</w:t>
            </w:r>
          </w:p>
        </w:tc>
        <w:tc>
          <w:tcPr>
            <w:tcW w:w="1340" w:type="dxa"/>
            <w:gridSpan w:val="2"/>
            <w:tcBorders>
              <w:top w:val="nil"/>
              <w:left w:val="nil"/>
              <w:bottom w:val="nil"/>
              <w:right w:val="nil"/>
            </w:tcBorders>
          </w:tcPr>
          <w:p w14:paraId="0634AD4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365.53</w:t>
            </w:r>
          </w:p>
        </w:tc>
        <w:tc>
          <w:tcPr>
            <w:tcW w:w="1048" w:type="dxa"/>
            <w:gridSpan w:val="2"/>
            <w:tcBorders>
              <w:top w:val="nil"/>
              <w:left w:val="nil"/>
              <w:bottom w:val="nil"/>
              <w:right w:val="nil"/>
            </w:tcBorders>
            <w:vAlign w:val="center"/>
            <w:hideMark/>
          </w:tcPr>
          <w:p w14:paraId="2DE7B73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361.95</w:t>
            </w:r>
          </w:p>
        </w:tc>
      </w:tr>
      <w:tr w:rsidR="00032DC4" w:rsidRPr="00975BD3" w14:paraId="0E5DBE88" w14:textId="77777777" w:rsidTr="002E00F1">
        <w:trPr>
          <w:cantSplit/>
          <w:trHeight w:val="21"/>
        </w:trPr>
        <w:tc>
          <w:tcPr>
            <w:tcW w:w="2327" w:type="dxa"/>
            <w:gridSpan w:val="2"/>
            <w:tcBorders>
              <w:top w:val="nil"/>
              <w:left w:val="nil"/>
              <w:bottom w:val="nil"/>
              <w:right w:val="nil"/>
            </w:tcBorders>
            <w:vAlign w:val="center"/>
            <w:hideMark/>
          </w:tcPr>
          <w:p w14:paraId="0CC3F4B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5490CD4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28.19</w:t>
            </w:r>
          </w:p>
        </w:tc>
        <w:tc>
          <w:tcPr>
            <w:tcW w:w="1701" w:type="dxa"/>
            <w:gridSpan w:val="3"/>
            <w:tcBorders>
              <w:top w:val="nil"/>
              <w:left w:val="nil"/>
              <w:bottom w:val="nil"/>
              <w:right w:val="nil"/>
            </w:tcBorders>
            <w:vAlign w:val="center"/>
            <w:hideMark/>
          </w:tcPr>
          <w:p w14:paraId="521FF5B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27.61</w:t>
            </w:r>
          </w:p>
        </w:tc>
        <w:tc>
          <w:tcPr>
            <w:tcW w:w="1843" w:type="dxa"/>
            <w:gridSpan w:val="2"/>
            <w:tcBorders>
              <w:top w:val="nil"/>
              <w:left w:val="nil"/>
              <w:bottom w:val="nil"/>
              <w:right w:val="nil"/>
            </w:tcBorders>
            <w:vAlign w:val="center"/>
            <w:hideMark/>
          </w:tcPr>
          <w:p w14:paraId="2F22F81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32.04</w:t>
            </w:r>
          </w:p>
        </w:tc>
        <w:tc>
          <w:tcPr>
            <w:tcW w:w="1340" w:type="dxa"/>
            <w:gridSpan w:val="2"/>
            <w:tcBorders>
              <w:top w:val="nil"/>
              <w:left w:val="nil"/>
              <w:bottom w:val="nil"/>
              <w:right w:val="nil"/>
            </w:tcBorders>
          </w:tcPr>
          <w:p w14:paraId="6B93D56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38.49</w:t>
            </w:r>
          </w:p>
        </w:tc>
        <w:tc>
          <w:tcPr>
            <w:tcW w:w="1048" w:type="dxa"/>
            <w:gridSpan w:val="2"/>
            <w:tcBorders>
              <w:top w:val="nil"/>
              <w:left w:val="nil"/>
              <w:bottom w:val="nil"/>
              <w:right w:val="nil"/>
            </w:tcBorders>
            <w:vAlign w:val="center"/>
            <w:hideMark/>
          </w:tcPr>
          <w:p w14:paraId="216DDA5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32.71</w:t>
            </w:r>
          </w:p>
        </w:tc>
      </w:tr>
      <w:tr w:rsidR="00032DC4" w:rsidRPr="00975BD3" w14:paraId="6C3E8EF5" w14:textId="77777777" w:rsidTr="002E00F1">
        <w:trPr>
          <w:cantSplit/>
          <w:trHeight w:val="21"/>
        </w:trPr>
        <w:tc>
          <w:tcPr>
            <w:tcW w:w="2327" w:type="dxa"/>
            <w:gridSpan w:val="2"/>
            <w:tcBorders>
              <w:top w:val="nil"/>
              <w:left w:val="nil"/>
              <w:bottom w:val="nil"/>
              <w:right w:val="nil"/>
            </w:tcBorders>
            <w:vAlign w:val="center"/>
            <w:hideMark/>
          </w:tcPr>
          <w:p w14:paraId="3D631E1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1E86BC3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427.82</w:t>
            </w:r>
          </w:p>
        </w:tc>
        <w:tc>
          <w:tcPr>
            <w:tcW w:w="1701" w:type="dxa"/>
            <w:gridSpan w:val="3"/>
            <w:tcBorders>
              <w:top w:val="nil"/>
              <w:left w:val="nil"/>
              <w:bottom w:val="nil"/>
              <w:right w:val="nil"/>
            </w:tcBorders>
            <w:vAlign w:val="center"/>
            <w:hideMark/>
          </w:tcPr>
          <w:p w14:paraId="31EF4B9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441.31</w:t>
            </w:r>
          </w:p>
        </w:tc>
        <w:tc>
          <w:tcPr>
            <w:tcW w:w="1843" w:type="dxa"/>
            <w:gridSpan w:val="2"/>
            <w:tcBorders>
              <w:top w:val="nil"/>
              <w:left w:val="nil"/>
              <w:bottom w:val="nil"/>
              <w:right w:val="nil"/>
            </w:tcBorders>
            <w:vAlign w:val="center"/>
            <w:hideMark/>
          </w:tcPr>
          <w:p w14:paraId="4434CAB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138.71</w:t>
            </w:r>
          </w:p>
        </w:tc>
        <w:tc>
          <w:tcPr>
            <w:tcW w:w="1340" w:type="dxa"/>
            <w:gridSpan w:val="2"/>
            <w:tcBorders>
              <w:top w:val="nil"/>
              <w:left w:val="nil"/>
              <w:bottom w:val="nil"/>
              <w:right w:val="nil"/>
            </w:tcBorders>
          </w:tcPr>
          <w:p w14:paraId="38525C1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85.12</w:t>
            </w:r>
          </w:p>
        </w:tc>
        <w:tc>
          <w:tcPr>
            <w:tcW w:w="1048" w:type="dxa"/>
            <w:gridSpan w:val="2"/>
            <w:tcBorders>
              <w:top w:val="nil"/>
              <w:left w:val="nil"/>
              <w:bottom w:val="nil"/>
              <w:right w:val="nil"/>
            </w:tcBorders>
            <w:vAlign w:val="center"/>
            <w:hideMark/>
          </w:tcPr>
          <w:p w14:paraId="4AA30D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221.71</w:t>
            </w:r>
          </w:p>
        </w:tc>
      </w:tr>
      <w:tr w:rsidR="00032DC4" w:rsidRPr="00975BD3" w14:paraId="3CB44089" w14:textId="77777777" w:rsidTr="002E00F1">
        <w:trPr>
          <w:cantSplit/>
          <w:trHeight w:val="21"/>
        </w:trPr>
        <w:tc>
          <w:tcPr>
            <w:tcW w:w="2327" w:type="dxa"/>
            <w:gridSpan w:val="2"/>
            <w:tcBorders>
              <w:top w:val="nil"/>
              <w:left w:val="nil"/>
              <w:bottom w:val="nil"/>
              <w:right w:val="nil"/>
            </w:tcBorders>
            <w:vAlign w:val="center"/>
            <w:hideMark/>
          </w:tcPr>
          <w:p w14:paraId="36FF2BA4"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7639F5F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89CDD5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4E434D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1CBD49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3A7F02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1C90AC49" w14:textId="77777777" w:rsidTr="002E00F1">
        <w:trPr>
          <w:cantSplit/>
          <w:trHeight w:val="21"/>
        </w:trPr>
        <w:tc>
          <w:tcPr>
            <w:tcW w:w="2327" w:type="dxa"/>
            <w:gridSpan w:val="2"/>
            <w:tcBorders>
              <w:top w:val="nil"/>
              <w:left w:val="nil"/>
              <w:bottom w:val="nil"/>
              <w:right w:val="nil"/>
            </w:tcBorders>
            <w:vAlign w:val="center"/>
            <w:hideMark/>
          </w:tcPr>
          <w:p w14:paraId="6A1CAF18"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6976181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28610A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C3AA82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1151717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C7B2D9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7F04EB9B" w14:textId="77777777" w:rsidTr="002E00F1">
        <w:trPr>
          <w:cantSplit/>
          <w:trHeight w:val="21"/>
        </w:trPr>
        <w:tc>
          <w:tcPr>
            <w:tcW w:w="2327" w:type="dxa"/>
            <w:gridSpan w:val="2"/>
            <w:tcBorders>
              <w:top w:val="nil"/>
              <w:left w:val="nil"/>
              <w:bottom w:val="nil"/>
              <w:right w:val="nil"/>
            </w:tcBorders>
            <w:vAlign w:val="center"/>
            <w:hideMark/>
          </w:tcPr>
          <w:p w14:paraId="752E296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06F87B0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339.64</w:t>
            </w:r>
          </w:p>
        </w:tc>
        <w:tc>
          <w:tcPr>
            <w:tcW w:w="1701" w:type="dxa"/>
            <w:gridSpan w:val="3"/>
            <w:tcBorders>
              <w:top w:val="nil"/>
              <w:left w:val="nil"/>
              <w:bottom w:val="nil"/>
              <w:right w:val="nil"/>
            </w:tcBorders>
            <w:vAlign w:val="center"/>
            <w:hideMark/>
          </w:tcPr>
          <w:p w14:paraId="05940D5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261.46</w:t>
            </w:r>
          </w:p>
        </w:tc>
        <w:tc>
          <w:tcPr>
            <w:tcW w:w="1843" w:type="dxa"/>
            <w:gridSpan w:val="2"/>
            <w:tcBorders>
              <w:top w:val="nil"/>
              <w:left w:val="nil"/>
              <w:bottom w:val="nil"/>
              <w:right w:val="nil"/>
            </w:tcBorders>
            <w:vAlign w:val="center"/>
            <w:hideMark/>
          </w:tcPr>
          <w:p w14:paraId="1BCF8D2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228.41</w:t>
            </w:r>
          </w:p>
        </w:tc>
        <w:tc>
          <w:tcPr>
            <w:tcW w:w="1340" w:type="dxa"/>
            <w:gridSpan w:val="2"/>
            <w:tcBorders>
              <w:top w:val="nil"/>
              <w:left w:val="nil"/>
              <w:bottom w:val="nil"/>
              <w:right w:val="nil"/>
            </w:tcBorders>
          </w:tcPr>
          <w:p w14:paraId="0466076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225.84</w:t>
            </w:r>
          </w:p>
        </w:tc>
        <w:tc>
          <w:tcPr>
            <w:tcW w:w="1048" w:type="dxa"/>
            <w:gridSpan w:val="2"/>
            <w:tcBorders>
              <w:top w:val="nil"/>
              <w:left w:val="nil"/>
              <w:bottom w:val="nil"/>
              <w:right w:val="nil"/>
            </w:tcBorders>
            <w:vAlign w:val="center"/>
            <w:hideMark/>
          </w:tcPr>
          <w:p w14:paraId="5935C64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238.57</w:t>
            </w:r>
          </w:p>
        </w:tc>
      </w:tr>
      <w:tr w:rsidR="00032DC4" w:rsidRPr="00975BD3" w14:paraId="49871589" w14:textId="77777777" w:rsidTr="002E00F1">
        <w:trPr>
          <w:cantSplit/>
          <w:trHeight w:val="21"/>
        </w:trPr>
        <w:tc>
          <w:tcPr>
            <w:tcW w:w="2327" w:type="dxa"/>
            <w:gridSpan w:val="2"/>
            <w:tcBorders>
              <w:top w:val="nil"/>
              <w:left w:val="nil"/>
              <w:bottom w:val="nil"/>
              <w:right w:val="nil"/>
            </w:tcBorders>
            <w:vAlign w:val="center"/>
            <w:hideMark/>
          </w:tcPr>
          <w:p w14:paraId="7ACF9AA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096C267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488.46</w:t>
            </w:r>
          </w:p>
        </w:tc>
        <w:tc>
          <w:tcPr>
            <w:tcW w:w="1701" w:type="dxa"/>
            <w:gridSpan w:val="3"/>
            <w:tcBorders>
              <w:top w:val="nil"/>
              <w:left w:val="nil"/>
              <w:bottom w:val="nil"/>
              <w:right w:val="nil"/>
            </w:tcBorders>
            <w:vAlign w:val="center"/>
            <w:hideMark/>
          </w:tcPr>
          <w:p w14:paraId="150CBFE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484.31</w:t>
            </w:r>
          </w:p>
        </w:tc>
        <w:tc>
          <w:tcPr>
            <w:tcW w:w="1843" w:type="dxa"/>
            <w:gridSpan w:val="2"/>
            <w:tcBorders>
              <w:top w:val="nil"/>
              <w:left w:val="nil"/>
              <w:bottom w:val="nil"/>
              <w:right w:val="nil"/>
            </w:tcBorders>
            <w:vAlign w:val="center"/>
            <w:hideMark/>
          </w:tcPr>
          <w:p w14:paraId="252AF9D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343.64</w:t>
            </w:r>
          </w:p>
        </w:tc>
        <w:tc>
          <w:tcPr>
            <w:tcW w:w="1340" w:type="dxa"/>
            <w:gridSpan w:val="2"/>
            <w:tcBorders>
              <w:top w:val="nil"/>
              <w:left w:val="nil"/>
              <w:bottom w:val="nil"/>
              <w:right w:val="nil"/>
            </w:tcBorders>
          </w:tcPr>
          <w:p w14:paraId="7CC0007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355.91</w:t>
            </w:r>
          </w:p>
        </w:tc>
        <w:tc>
          <w:tcPr>
            <w:tcW w:w="1048" w:type="dxa"/>
            <w:gridSpan w:val="2"/>
            <w:tcBorders>
              <w:top w:val="nil"/>
              <w:left w:val="nil"/>
              <w:bottom w:val="nil"/>
              <w:right w:val="nil"/>
            </w:tcBorders>
            <w:vAlign w:val="center"/>
            <w:hideMark/>
          </w:tcPr>
          <w:p w14:paraId="6CDF31D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394.62</w:t>
            </w:r>
          </w:p>
        </w:tc>
      </w:tr>
      <w:tr w:rsidR="00032DC4" w:rsidRPr="00975BD3" w14:paraId="615F341C" w14:textId="77777777" w:rsidTr="002E00F1">
        <w:trPr>
          <w:cantSplit/>
          <w:trHeight w:val="21"/>
        </w:trPr>
        <w:tc>
          <w:tcPr>
            <w:tcW w:w="2327" w:type="dxa"/>
            <w:gridSpan w:val="2"/>
            <w:tcBorders>
              <w:top w:val="nil"/>
              <w:left w:val="nil"/>
              <w:bottom w:val="nil"/>
              <w:right w:val="nil"/>
            </w:tcBorders>
            <w:vAlign w:val="center"/>
            <w:hideMark/>
          </w:tcPr>
          <w:p w14:paraId="5E52174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0E5448A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273EF2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44ABA09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073D65E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597B119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EA4B357" w14:textId="77777777" w:rsidTr="002E00F1">
        <w:trPr>
          <w:cantSplit/>
          <w:trHeight w:val="21"/>
        </w:trPr>
        <w:tc>
          <w:tcPr>
            <w:tcW w:w="2327" w:type="dxa"/>
            <w:gridSpan w:val="2"/>
            <w:tcBorders>
              <w:top w:val="nil"/>
              <w:left w:val="nil"/>
              <w:bottom w:val="nil"/>
              <w:right w:val="nil"/>
            </w:tcBorders>
            <w:vAlign w:val="center"/>
            <w:hideMark/>
          </w:tcPr>
          <w:p w14:paraId="1C5EF6F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0235C8B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180.00</w:t>
            </w:r>
          </w:p>
        </w:tc>
        <w:tc>
          <w:tcPr>
            <w:tcW w:w="1701" w:type="dxa"/>
            <w:gridSpan w:val="3"/>
            <w:tcBorders>
              <w:top w:val="nil"/>
              <w:left w:val="nil"/>
              <w:bottom w:val="nil"/>
              <w:right w:val="nil"/>
            </w:tcBorders>
            <w:vAlign w:val="center"/>
            <w:hideMark/>
          </w:tcPr>
          <w:p w14:paraId="6462AE0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151.63</w:t>
            </w:r>
          </w:p>
        </w:tc>
        <w:tc>
          <w:tcPr>
            <w:tcW w:w="1843" w:type="dxa"/>
            <w:gridSpan w:val="2"/>
            <w:tcBorders>
              <w:top w:val="nil"/>
              <w:left w:val="nil"/>
              <w:bottom w:val="nil"/>
              <w:right w:val="nil"/>
            </w:tcBorders>
            <w:vAlign w:val="center"/>
            <w:hideMark/>
          </w:tcPr>
          <w:p w14:paraId="38BC668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157.93</w:t>
            </w:r>
          </w:p>
        </w:tc>
        <w:tc>
          <w:tcPr>
            <w:tcW w:w="1340" w:type="dxa"/>
            <w:gridSpan w:val="2"/>
            <w:tcBorders>
              <w:top w:val="nil"/>
              <w:left w:val="nil"/>
              <w:bottom w:val="nil"/>
              <w:right w:val="nil"/>
            </w:tcBorders>
          </w:tcPr>
          <w:p w14:paraId="2EB5CA7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170.20</w:t>
            </w:r>
          </w:p>
        </w:tc>
        <w:tc>
          <w:tcPr>
            <w:tcW w:w="1048" w:type="dxa"/>
            <w:gridSpan w:val="2"/>
            <w:tcBorders>
              <w:top w:val="nil"/>
              <w:left w:val="nil"/>
              <w:bottom w:val="nil"/>
              <w:right w:val="nil"/>
            </w:tcBorders>
            <w:vAlign w:val="center"/>
            <w:hideMark/>
          </w:tcPr>
          <w:p w14:paraId="0F25226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159.92</w:t>
            </w:r>
          </w:p>
        </w:tc>
      </w:tr>
      <w:tr w:rsidR="00032DC4" w:rsidRPr="00975BD3" w14:paraId="5A6FAC73" w14:textId="77777777" w:rsidTr="002E00F1">
        <w:trPr>
          <w:cantSplit/>
          <w:trHeight w:val="21"/>
        </w:trPr>
        <w:tc>
          <w:tcPr>
            <w:tcW w:w="2327" w:type="dxa"/>
            <w:gridSpan w:val="2"/>
            <w:tcBorders>
              <w:top w:val="nil"/>
              <w:left w:val="nil"/>
              <w:bottom w:val="nil"/>
              <w:right w:val="nil"/>
            </w:tcBorders>
            <w:vAlign w:val="center"/>
            <w:hideMark/>
          </w:tcPr>
          <w:p w14:paraId="2F80CAC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7AEEFFC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3DD7D2A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BB85A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0A6976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0AF0FEE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78849314" w14:textId="77777777" w:rsidTr="002E00F1">
        <w:trPr>
          <w:cantSplit/>
          <w:trHeight w:val="21"/>
        </w:trPr>
        <w:tc>
          <w:tcPr>
            <w:tcW w:w="2327" w:type="dxa"/>
            <w:gridSpan w:val="2"/>
            <w:tcBorders>
              <w:top w:val="nil"/>
              <w:left w:val="nil"/>
              <w:bottom w:val="nil"/>
              <w:right w:val="nil"/>
            </w:tcBorders>
            <w:vAlign w:val="center"/>
            <w:hideMark/>
          </w:tcPr>
          <w:p w14:paraId="09378B07"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32DD3774"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6BA5218C"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9.77%</w:t>
            </w:r>
          </w:p>
        </w:tc>
        <w:tc>
          <w:tcPr>
            <w:tcW w:w="1843" w:type="dxa"/>
            <w:gridSpan w:val="2"/>
            <w:tcBorders>
              <w:top w:val="nil"/>
              <w:left w:val="nil"/>
              <w:bottom w:val="nil"/>
              <w:right w:val="nil"/>
            </w:tcBorders>
            <w:vAlign w:val="center"/>
            <w:hideMark/>
          </w:tcPr>
          <w:p w14:paraId="3904F1D8"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4.37%</w:t>
            </w:r>
          </w:p>
        </w:tc>
        <w:tc>
          <w:tcPr>
            <w:tcW w:w="1340" w:type="dxa"/>
            <w:gridSpan w:val="2"/>
            <w:tcBorders>
              <w:top w:val="nil"/>
              <w:left w:val="nil"/>
              <w:bottom w:val="nil"/>
              <w:right w:val="nil"/>
            </w:tcBorders>
          </w:tcPr>
          <w:p w14:paraId="0DBEBA39"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2.59%</w:t>
            </w:r>
          </w:p>
        </w:tc>
        <w:tc>
          <w:tcPr>
            <w:tcW w:w="1048" w:type="dxa"/>
            <w:gridSpan w:val="2"/>
            <w:tcBorders>
              <w:top w:val="nil"/>
              <w:left w:val="nil"/>
              <w:bottom w:val="nil"/>
              <w:right w:val="nil"/>
            </w:tcBorders>
            <w:vAlign w:val="center"/>
            <w:hideMark/>
          </w:tcPr>
          <w:p w14:paraId="68FACC82"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6.14%</w:t>
            </w:r>
          </w:p>
        </w:tc>
      </w:tr>
      <w:tr w:rsidR="00032DC4" w:rsidRPr="00975BD3" w14:paraId="7F71F4FC" w14:textId="77777777" w:rsidTr="00975BD3">
        <w:trPr>
          <w:cantSplit/>
          <w:trHeight w:val="504"/>
        </w:trPr>
        <w:tc>
          <w:tcPr>
            <w:tcW w:w="593" w:type="dxa"/>
            <w:tcBorders>
              <w:top w:val="nil"/>
              <w:left w:val="nil"/>
              <w:bottom w:val="nil"/>
              <w:right w:val="nil"/>
            </w:tcBorders>
          </w:tcPr>
          <w:p w14:paraId="110B7023"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7ED9AA94"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DISTRIBUTION SOLUTIO GRO INC (006617)</w:t>
            </w:r>
          </w:p>
        </w:tc>
      </w:tr>
      <w:tr w:rsidR="00032DC4" w:rsidRPr="00975BD3" w14:paraId="7D49B392"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51D06640"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42EF8515"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79D15CAE"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6FDD682F"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1BF2BF59"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4AA37EF1"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6CAE62E2" w14:textId="77777777" w:rsidTr="002E00F1">
        <w:trPr>
          <w:cantSplit/>
          <w:trHeight w:val="21"/>
        </w:trPr>
        <w:tc>
          <w:tcPr>
            <w:tcW w:w="2327" w:type="dxa"/>
            <w:gridSpan w:val="2"/>
            <w:tcBorders>
              <w:top w:val="nil"/>
              <w:left w:val="nil"/>
              <w:bottom w:val="nil"/>
              <w:right w:val="nil"/>
            </w:tcBorders>
            <w:vAlign w:val="center"/>
            <w:hideMark/>
          </w:tcPr>
          <w:p w14:paraId="0F7AE7F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7920E4C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2021</w:t>
            </w:r>
          </w:p>
        </w:tc>
        <w:tc>
          <w:tcPr>
            <w:tcW w:w="1701" w:type="dxa"/>
            <w:gridSpan w:val="3"/>
            <w:tcBorders>
              <w:top w:val="nil"/>
              <w:left w:val="nil"/>
              <w:bottom w:val="nil"/>
              <w:right w:val="nil"/>
            </w:tcBorders>
            <w:vAlign w:val="center"/>
            <w:hideMark/>
          </w:tcPr>
          <w:p w14:paraId="7DF5E3D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5D335E0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16AB8DD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4E6DFDC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61857156" w14:textId="77777777" w:rsidTr="002E00F1">
        <w:trPr>
          <w:cantSplit/>
          <w:trHeight w:val="21"/>
        </w:trPr>
        <w:tc>
          <w:tcPr>
            <w:tcW w:w="2327" w:type="dxa"/>
            <w:gridSpan w:val="2"/>
            <w:tcBorders>
              <w:top w:val="nil"/>
              <w:left w:val="nil"/>
              <w:bottom w:val="nil"/>
              <w:right w:val="nil"/>
            </w:tcBorders>
            <w:vAlign w:val="center"/>
            <w:hideMark/>
          </w:tcPr>
          <w:p w14:paraId="791467E4"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1EE2965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75AE022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2F94C89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79E0149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248370A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94A8FF4" w14:textId="77777777" w:rsidTr="002E00F1">
        <w:trPr>
          <w:cantSplit/>
          <w:trHeight w:val="21"/>
        </w:trPr>
        <w:tc>
          <w:tcPr>
            <w:tcW w:w="2327" w:type="dxa"/>
            <w:gridSpan w:val="2"/>
            <w:tcBorders>
              <w:top w:val="nil"/>
              <w:left w:val="nil"/>
              <w:bottom w:val="nil"/>
              <w:right w:val="nil"/>
            </w:tcBorders>
            <w:vAlign w:val="center"/>
            <w:hideMark/>
          </w:tcPr>
          <w:p w14:paraId="5759D2B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2BF4EA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6DD249C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37659D5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50517C5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11C648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4CBC1205" w14:textId="77777777" w:rsidTr="002E00F1">
        <w:trPr>
          <w:cantSplit/>
          <w:trHeight w:val="21"/>
        </w:trPr>
        <w:tc>
          <w:tcPr>
            <w:tcW w:w="2327" w:type="dxa"/>
            <w:gridSpan w:val="2"/>
            <w:tcBorders>
              <w:top w:val="nil"/>
              <w:left w:val="nil"/>
              <w:bottom w:val="nil"/>
              <w:right w:val="nil"/>
            </w:tcBorders>
            <w:vAlign w:val="center"/>
            <w:hideMark/>
          </w:tcPr>
          <w:p w14:paraId="5C813A7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64ADA5C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417.73</w:t>
            </w:r>
          </w:p>
        </w:tc>
        <w:tc>
          <w:tcPr>
            <w:tcW w:w="1701" w:type="dxa"/>
            <w:gridSpan w:val="3"/>
            <w:tcBorders>
              <w:top w:val="nil"/>
              <w:left w:val="nil"/>
              <w:bottom w:val="nil"/>
              <w:right w:val="nil"/>
            </w:tcBorders>
            <w:vAlign w:val="center"/>
            <w:hideMark/>
          </w:tcPr>
          <w:p w14:paraId="74BC968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1,151.42</w:t>
            </w:r>
          </w:p>
        </w:tc>
        <w:tc>
          <w:tcPr>
            <w:tcW w:w="1843" w:type="dxa"/>
            <w:gridSpan w:val="2"/>
            <w:tcBorders>
              <w:top w:val="nil"/>
              <w:left w:val="nil"/>
              <w:bottom w:val="nil"/>
              <w:right w:val="nil"/>
            </w:tcBorders>
            <w:vAlign w:val="center"/>
            <w:hideMark/>
          </w:tcPr>
          <w:p w14:paraId="01E6D85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1,570.40</w:t>
            </w:r>
          </w:p>
        </w:tc>
        <w:tc>
          <w:tcPr>
            <w:tcW w:w="1340" w:type="dxa"/>
            <w:gridSpan w:val="2"/>
            <w:tcBorders>
              <w:top w:val="nil"/>
              <w:left w:val="nil"/>
              <w:bottom w:val="nil"/>
              <w:right w:val="nil"/>
            </w:tcBorders>
          </w:tcPr>
          <w:p w14:paraId="10053BD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1,804.10</w:t>
            </w:r>
          </w:p>
        </w:tc>
        <w:tc>
          <w:tcPr>
            <w:tcW w:w="1048" w:type="dxa"/>
            <w:gridSpan w:val="2"/>
            <w:tcBorders>
              <w:top w:val="nil"/>
              <w:left w:val="nil"/>
              <w:bottom w:val="nil"/>
              <w:right w:val="nil"/>
            </w:tcBorders>
            <w:vAlign w:val="center"/>
            <w:hideMark/>
          </w:tcPr>
          <w:p w14:paraId="33D6A67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1,508.64</w:t>
            </w:r>
          </w:p>
        </w:tc>
      </w:tr>
      <w:tr w:rsidR="00032DC4" w:rsidRPr="00975BD3" w14:paraId="09091C13" w14:textId="77777777" w:rsidTr="002E00F1">
        <w:trPr>
          <w:cantSplit/>
          <w:trHeight w:val="21"/>
        </w:trPr>
        <w:tc>
          <w:tcPr>
            <w:tcW w:w="2327" w:type="dxa"/>
            <w:gridSpan w:val="2"/>
            <w:tcBorders>
              <w:top w:val="nil"/>
              <w:left w:val="nil"/>
              <w:bottom w:val="nil"/>
              <w:right w:val="nil"/>
            </w:tcBorders>
            <w:vAlign w:val="center"/>
            <w:hideMark/>
          </w:tcPr>
          <w:p w14:paraId="660C22E7"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7AA3F6F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192.66</w:t>
            </w:r>
          </w:p>
        </w:tc>
        <w:tc>
          <w:tcPr>
            <w:tcW w:w="1701" w:type="dxa"/>
            <w:gridSpan w:val="3"/>
            <w:tcBorders>
              <w:top w:val="nil"/>
              <w:left w:val="nil"/>
              <w:bottom w:val="nil"/>
              <w:right w:val="nil"/>
            </w:tcBorders>
            <w:vAlign w:val="center"/>
            <w:hideMark/>
          </w:tcPr>
          <w:p w14:paraId="7F4770D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749.22</w:t>
            </w:r>
          </w:p>
        </w:tc>
        <w:tc>
          <w:tcPr>
            <w:tcW w:w="1843" w:type="dxa"/>
            <w:gridSpan w:val="2"/>
            <w:tcBorders>
              <w:top w:val="nil"/>
              <w:left w:val="nil"/>
              <w:bottom w:val="nil"/>
              <w:right w:val="nil"/>
            </w:tcBorders>
            <w:vAlign w:val="center"/>
            <w:hideMark/>
          </w:tcPr>
          <w:p w14:paraId="72C20BE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1,006.77</w:t>
            </w:r>
          </w:p>
        </w:tc>
        <w:tc>
          <w:tcPr>
            <w:tcW w:w="1340" w:type="dxa"/>
            <w:gridSpan w:val="2"/>
            <w:tcBorders>
              <w:top w:val="nil"/>
              <w:left w:val="nil"/>
              <w:bottom w:val="nil"/>
              <w:right w:val="nil"/>
            </w:tcBorders>
          </w:tcPr>
          <w:p w14:paraId="1950791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1,179.35</w:t>
            </w:r>
          </w:p>
        </w:tc>
        <w:tc>
          <w:tcPr>
            <w:tcW w:w="1048" w:type="dxa"/>
            <w:gridSpan w:val="2"/>
            <w:tcBorders>
              <w:top w:val="nil"/>
              <w:left w:val="nil"/>
              <w:bottom w:val="nil"/>
              <w:right w:val="nil"/>
            </w:tcBorders>
            <w:vAlign w:val="center"/>
            <w:hideMark/>
          </w:tcPr>
          <w:p w14:paraId="3F43044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978.45</w:t>
            </w:r>
          </w:p>
        </w:tc>
      </w:tr>
      <w:tr w:rsidR="00032DC4" w:rsidRPr="00975BD3" w14:paraId="2A57BE9F" w14:textId="77777777" w:rsidTr="002E00F1">
        <w:trPr>
          <w:cantSplit/>
          <w:trHeight w:val="21"/>
        </w:trPr>
        <w:tc>
          <w:tcPr>
            <w:tcW w:w="2327" w:type="dxa"/>
            <w:gridSpan w:val="2"/>
            <w:tcBorders>
              <w:top w:val="nil"/>
              <w:left w:val="nil"/>
              <w:bottom w:val="nil"/>
              <w:right w:val="nil"/>
            </w:tcBorders>
            <w:vAlign w:val="center"/>
            <w:hideMark/>
          </w:tcPr>
          <w:p w14:paraId="3D86C26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75DD619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225.08</w:t>
            </w:r>
          </w:p>
        </w:tc>
        <w:tc>
          <w:tcPr>
            <w:tcW w:w="1701" w:type="dxa"/>
            <w:gridSpan w:val="3"/>
            <w:tcBorders>
              <w:top w:val="nil"/>
              <w:left w:val="nil"/>
              <w:bottom w:val="nil"/>
              <w:right w:val="nil"/>
            </w:tcBorders>
            <w:vAlign w:val="center"/>
            <w:hideMark/>
          </w:tcPr>
          <w:p w14:paraId="48F55B6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402.20</w:t>
            </w:r>
          </w:p>
        </w:tc>
        <w:tc>
          <w:tcPr>
            <w:tcW w:w="1843" w:type="dxa"/>
            <w:gridSpan w:val="2"/>
            <w:tcBorders>
              <w:top w:val="nil"/>
              <w:left w:val="nil"/>
              <w:bottom w:val="nil"/>
              <w:right w:val="nil"/>
            </w:tcBorders>
            <w:vAlign w:val="center"/>
            <w:hideMark/>
          </w:tcPr>
          <w:p w14:paraId="07BF98B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563.63</w:t>
            </w:r>
          </w:p>
        </w:tc>
        <w:tc>
          <w:tcPr>
            <w:tcW w:w="1340" w:type="dxa"/>
            <w:gridSpan w:val="2"/>
            <w:tcBorders>
              <w:top w:val="nil"/>
              <w:left w:val="nil"/>
              <w:bottom w:val="nil"/>
              <w:right w:val="nil"/>
            </w:tcBorders>
          </w:tcPr>
          <w:p w14:paraId="5C53783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624.75</w:t>
            </w:r>
          </w:p>
        </w:tc>
        <w:tc>
          <w:tcPr>
            <w:tcW w:w="1048" w:type="dxa"/>
            <w:gridSpan w:val="2"/>
            <w:tcBorders>
              <w:top w:val="nil"/>
              <w:left w:val="nil"/>
              <w:bottom w:val="nil"/>
              <w:right w:val="nil"/>
            </w:tcBorders>
            <w:vAlign w:val="center"/>
            <w:hideMark/>
          </w:tcPr>
          <w:p w14:paraId="0937522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530.20</w:t>
            </w:r>
          </w:p>
        </w:tc>
      </w:tr>
      <w:tr w:rsidR="00032DC4" w:rsidRPr="00975BD3" w14:paraId="4355A675" w14:textId="77777777" w:rsidTr="002E00F1">
        <w:trPr>
          <w:cantSplit/>
          <w:trHeight w:val="21"/>
        </w:trPr>
        <w:tc>
          <w:tcPr>
            <w:tcW w:w="2327" w:type="dxa"/>
            <w:gridSpan w:val="2"/>
            <w:tcBorders>
              <w:top w:val="nil"/>
              <w:left w:val="nil"/>
              <w:bottom w:val="nil"/>
              <w:right w:val="nil"/>
            </w:tcBorders>
            <w:vAlign w:val="center"/>
            <w:hideMark/>
          </w:tcPr>
          <w:p w14:paraId="0338976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2D161D3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195.74</w:t>
            </w:r>
          </w:p>
        </w:tc>
        <w:tc>
          <w:tcPr>
            <w:tcW w:w="1701" w:type="dxa"/>
            <w:gridSpan w:val="3"/>
            <w:tcBorders>
              <w:top w:val="nil"/>
              <w:left w:val="nil"/>
              <w:bottom w:val="nil"/>
              <w:right w:val="nil"/>
            </w:tcBorders>
            <w:vAlign w:val="center"/>
            <w:hideMark/>
          </w:tcPr>
          <w:p w14:paraId="446CBBE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296.46</w:t>
            </w:r>
          </w:p>
        </w:tc>
        <w:tc>
          <w:tcPr>
            <w:tcW w:w="1843" w:type="dxa"/>
            <w:gridSpan w:val="2"/>
            <w:tcBorders>
              <w:top w:val="nil"/>
              <w:left w:val="nil"/>
              <w:bottom w:val="nil"/>
              <w:right w:val="nil"/>
            </w:tcBorders>
            <w:vAlign w:val="center"/>
            <w:hideMark/>
          </w:tcPr>
          <w:p w14:paraId="1A71586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438.66</w:t>
            </w:r>
          </w:p>
        </w:tc>
        <w:tc>
          <w:tcPr>
            <w:tcW w:w="1340" w:type="dxa"/>
            <w:gridSpan w:val="2"/>
            <w:tcBorders>
              <w:top w:val="nil"/>
              <w:left w:val="nil"/>
              <w:bottom w:val="nil"/>
              <w:right w:val="nil"/>
            </w:tcBorders>
          </w:tcPr>
          <w:p w14:paraId="09580AF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477.35</w:t>
            </w:r>
          </w:p>
        </w:tc>
        <w:tc>
          <w:tcPr>
            <w:tcW w:w="1048" w:type="dxa"/>
            <w:gridSpan w:val="2"/>
            <w:tcBorders>
              <w:top w:val="nil"/>
              <w:left w:val="nil"/>
              <w:bottom w:val="nil"/>
              <w:right w:val="nil"/>
            </w:tcBorders>
            <w:vAlign w:val="center"/>
            <w:hideMark/>
          </w:tcPr>
          <w:p w14:paraId="11AA0A3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404.15</w:t>
            </w:r>
          </w:p>
        </w:tc>
      </w:tr>
      <w:tr w:rsidR="00032DC4" w:rsidRPr="00975BD3" w14:paraId="27AA256F" w14:textId="77777777" w:rsidTr="002E00F1">
        <w:trPr>
          <w:cantSplit/>
          <w:trHeight w:val="21"/>
        </w:trPr>
        <w:tc>
          <w:tcPr>
            <w:tcW w:w="2327" w:type="dxa"/>
            <w:gridSpan w:val="2"/>
            <w:tcBorders>
              <w:top w:val="nil"/>
              <w:left w:val="nil"/>
              <w:bottom w:val="nil"/>
              <w:right w:val="nil"/>
            </w:tcBorders>
            <w:vAlign w:val="center"/>
            <w:hideMark/>
          </w:tcPr>
          <w:p w14:paraId="47DFBA3C"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6CF8609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8.34</w:t>
            </w:r>
          </w:p>
        </w:tc>
        <w:tc>
          <w:tcPr>
            <w:tcW w:w="1701" w:type="dxa"/>
            <w:gridSpan w:val="3"/>
            <w:tcBorders>
              <w:top w:val="nil"/>
              <w:left w:val="nil"/>
              <w:bottom w:val="nil"/>
              <w:right w:val="nil"/>
            </w:tcBorders>
            <w:vAlign w:val="center"/>
            <w:hideMark/>
          </w:tcPr>
          <w:p w14:paraId="0F9D938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45.65</w:t>
            </w:r>
          </w:p>
        </w:tc>
        <w:tc>
          <w:tcPr>
            <w:tcW w:w="1843" w:type="dxa"/>
            <w:gridSpan w:val="2"/>
            <w:tcBorders>
              <w:top w:val="nil"/>
              <w:left w:val="nil"/>
              <w:bottom w:val="nil"/>
              <w:right w:val="nil"/>
            </w:tcBorders>
            <w:vAlign w:val="center"/>
            <w:hideMark/>
          </w:tcPr>
          <w:p w14:paraId="2B31C82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64.13</w:t>
            </w:r>
          </w:p>
        </w:tc>
        <w:tc>
          <w:tcPr>
            <w:tcW w:w="1340" w:type="dxa"/>
            <w:gridSpan w:val="2"/>
            <w:tcBorders>
              <w:top w:val="nil"/>
              <w:left w:val="nil"/>
              <w:bottom w:val="nil"/>
              <w:right w:val="nil"/>
            </w:tcBorders>
          </w:tcPr>
          <w:p w14:paraId="2FD89B1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74.99</w:t>
            </w:r>
          </w:p>
        </w:tc>
        <w:tc>
          <w:tcPr>
            <w:tcW w:w="1048" w:type="dxa"/>
            <w:gridSpan w:val="2"/>
            <w:tcBorders>
              <w:top w:val="nil"/>
              <w:left w:val="nil"/>
              <w:bottom w:val="nil"/>
              <w:right w:val="nil"/>
            </w:tcBorders>
            <w:vAlign w:val="center"/>
            <w:hideMark/>
          </w:tcPr>
          <w:p w14:paraId="23C3C00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61.59</w:t>
            </w:r>
          </w:p>
        </w:tc>
      </w:tr>
      <w:tr w:rsidR="00032DC4" w:rsidRPr="00975BD3" w14:paraId="67736490" w14:textId="77777777" w:rsidTr="002E00F1">
        <w:trPr>
          <w:cantSplit/>
          <w:trHeight w:val="21"/>
        </w:trPr>
        <w:tc>
          <w:tcPr>
            <w:tcW w:w="2327" w:type="dxa"/>
            <w:gridSpan w:val="2"/>
            <w:tcBorders>
              <w:top w:val="nil"/>
              <w:left w:val="nil"/>
              <w:bottom w:val="nil"/>
              <w:right w:val="nil"/>
            </w:tcBorders>
            <w:vAlign w:val="center"/>
            <w:hideMark/>
          </w:tcPr>
          <w:p w14:paraId="456ACDD8"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2D67ABF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20.99</w:t>
            </w:r>
          </w:p>
        </w:tc>
        <w:tc>
          <w:tcPr>
            <w:tcW w:w="1701" w:type="dxa"/>
            <w:gridSpan w:val="3"/>
            <w:tcBorders>
              <w:top w:val="nil"/>
              <w:left w:val="nil"/>
              <w:bottom w:val="nil"/>
              <w:right w:val="nil"/>
            </w:tcBorders>
            <w:vAlign w:val="center"/>
            <w:hideMark/>
          </w:tcPr>
          <w:p w14:paraId="7D3DDE8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60.09</w:t>
            </w:r>
          </w:p>
        </w:tc>
        <w:tc>
          <w:tcPr>
            <w:tcW w:w="1843" w:type="dxa"/>
            <w:gridSpan w:val="2"/>
            <w:tcBorders>
              <w:top w:val="nil"/>
              <w:left w:val="nil"/>
              <w:bottom w:val="nil"/>
              <w:right w:val="nil"/>
            </w:tcBorders>
            <w:vAlign w:val="center"/>
            <w:hideMark/>
          </w:tcPr>
          <w:p w14:paraId="498FB8A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60.84</w:t>
            </w:r>
          </w:p>
        </w:tc>
        <w:tc>
          <w:tcPr>
            <w:tcW w:w="1340" w:type="dxa"/>
            <w:gridSpan w:val="2"/>
            <w:tcBorders>
              <w:top w:val="nil"/>
              <w:left w:val="nil"/>
              <w:bottom w:val="nil"/>
              <w:right w:val="nil"/>
            </w:tcBorders>
          </w:tcPr>
          <w:p w14:paraId="29AC2BE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72.41</w:t>
            </w:r>
          </w:p>
        </w:tc>
        <w:tc>
          <w:tcPr>
            <w:tcW w:w="1048" w:type="dxa"/>
            <w:gridSpan w:val="2"/>
            <w:tcBorders>
              <w:top w:val="nil"/>
              <w:left w:val="nil"/>
              <w:bottom w:val="nil"/>
              <w:right w:val="nil"/>
            </w:tcBorders>
            <w:vAlign w:val="center"/>
            <w:hideMark/>
          </w:tcPr>
          <w:p w14:paraId="4D1CDDB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64.45</w:t>
            </w:r>
          </w:p>
        </w:tc>
      </w:tr>
      <w:tr w:rsidR="00032DC4" w:rsidRPr="00975BD3" w14:paraId="621B122C" w14:textId="77777777" w:rsidTr="002E00F1">
        <w:trPr>
          <w:cantSplit/>
          <w:trHeight w:val="21"/>
        </w:trPr>
        <w:tc>
          <w:tcPr>
            <w:tcW w:w="2327" w:type="dxa"/>
            <w:gridSpan w:val="2"/>
            <w:tcBorders>
              <w:top w:val="nil"/>
              <w:left w:val="nil"/>
              <w:bottom w:val="nil"/>
              <w:right w:val="nil"/>
            </w:tcBorders>
            <w:vAlign w:val="center"/>
            <w:hideMark/>
          </w:tcPr>
          <w:p w14:paraId="50E5DE6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1D91D31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E5BB94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FDF9AC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042ABB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8C2BEB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114B690A" w14:textId="77777777" w:rsidTr="002E00F1">
        <w:trPr>
          <w:cantSplit/>
          <w:trHeight w:val="21"/>
        </w:trPr>
        <w:tc>
          <w:tcPr>
            <w:tcW w:w="2327" w:type="dxa"/>
            <w:gridSpan w:val="2"/>
            <w:tcBorders>
              <w:top w:val="nil"/>
              <w:left w:val="nil"/>
              <w:bottom w:val="nil"/>
              <w:right w:val="nil"/>
            </w:tcBorders>
            <w:vAlign w:val="center"/>
            <w:hideMark/>
          </w:tcPr>
          <w:p w14:paraId="43951BE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4A5BE7F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42DF15B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0352158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F0FDCE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1E99E74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9DE3F8E" w14:textId="77777777" w:rsidTr="002E00F1">
        <w:trPr>
          <w:cantSplit/>
          <w:trHeight w:val="21"/>
        </w:trPr>
        <w:tc>
          <w:tcPr>
            <w:tcW w:w="2327" w:type="dxa"/>
            <w:gridSpan w:val="2"/>
            <w:tcBorders>
              <w:top w:val="nil"/>
              <w:left w:val="nil"/>
              <w:bottom w:val="nil"/>
              <w:right w:val="nil"/>
            </w:tcBorders>
            <w:vAlign w:val="center"/>
            <w:hideMark/>
          </w:tcPr>
          <w:p w14:paraId="150965F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2499C3E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47.03</w:t>
            </w:r>
          </w:p>
        </w:tc>
        <w:tc>
          <w:tcPr>
            <w:tcW w:w="1701" w:type="dxa"/>
            <w:gridSpan w:val="3"/>
            <w:tcBorders>
              <w:top w:val="nil"/>
              <w:left w:val="nil"/>
              <w:bottom w:val="nil"/>
              <w:right w:val="nil"/>
            </w:tcBorders>
            <w:vAlign w:val="center"/>
            <w:hideMark/>
          </w:tcPr>
          <w:p w14:paraId="39FDECA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166.30</w:t>
            </w:r>
          </w:p>
        </w:tc>
        <w:tc>
          <w:tcPr>
            <w:tcW w:w="1843" w:type="dxa"/>
            <w:gridSpan w:val="2"/>
            <w:tcBorders>
              <w:top w:val="nil"/>
              <w:left w:val="nil"/>
              <w:bottom w:val="nil"/>
              <w:right w:val="nil"/>
            </w:tcBorders>
            <w:vAlign w:val="center"/>
            <w:hideMark/>
          </w:tcPr>
          <w:p w14:paraId="5D6BC9A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213.45</w:t>
            </w:r>
          </w:p>
        </w:tc>
        <w:tc>
          <w:tcPr>
            <w:tcW w:w="1340" w:type="dxa"/>
            <w:gridSpan w:val="2"/>
            <w:tcBorders>
              <w:top w:val="nil"/>
              <w:left w:val="nil"/>
              <w:bottom w:val="nil"/>
              <w:right w:val="nil"/>
            </w:tcBorders>
          </w:tcPr>
          <w:p w14:paraId="0B2424D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250.72</w:t>
            </w:r>
          </w:p>
        </w:tc>
        <w:tc>
          <w:tcPr>
            <w:tcW w:w="1048" w:type="dxa"/>
            <w:gridSpan w:val="2"/>
            <w:tcBorders>
              <w:top w:val="nil"/>
              <w:left w:val="nil"/>
              <w:bottom w:val="nil"/>
              <w:right w:val="nil"/>
            </w:tcBorders>
            <w:vAlign w:val="center"/>
            <w:hideMark/>
          </w:tcPr>
          <w:p w14:paraId="04A5709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210.16</w:t>
            </w:r>
          </w:p>
        </w:tc>
      </w:tr>
      <w:tr w:rsidR="00032DC4" w:rsidRPr="00975BD3" w14:paraId="3B8282E0" w14:textId="77777777" w:rsidTr="002E00F1">
        <w:trPr>
          <w:cantSplit/>
          <w:trHeight w:val="21"/>
        </w:trPr>
        <w:tc>
          <w:tcPr>
            <w:tcW w:w="2327" w:type="dxa"/>
            <w:gridSpan w:val="2"/>
            <w:tcBorders>
              <w:top w:val="nil"/>
              <w:left w:val="nil"/>
              <w:bottom w:val="nil"/>
              <w:right w:val="nil"/>
            </w:tcBorders>
            <w:vAlign w:val="center"/>
            <w:hideMark/>
          </w:tcPr>
          <w:p w14:paraId="3E39027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2C20DEA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73.85</w:t>
            </w:r>
          </w:p>
        </w:tc>
        <w:tc>
          <w:tcPr>
            <w:tcW w:w="1701" w:type="dxa"/>
            <w:gridSpan w:val="3"/>
            <w:tcBorders>
              <w:top w:val="nil"/>
              <w:left w:val="nil"/>
              <w:bottom w:val="nil"/>
              <w:right w:val="nil"/>
            </w:tcBorders>
            <w:vAlign w:val="center"/>
            <w:hideMark/>
          </w:tcPr>
          <w:p w14:paraId="0409BE4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264.37</w:t>
            </w:r>
          </w:p>
        </w:tc>
        <w:tc>
          <w:tcPr>
            <w:tcW w:w="1843" w:type="dxa"/>
            <w:gridSpan w:val="2"/>
            <w:tcBorders>
              <w:top w:val="nil"/>
              <w:left w:val="nil"/>
              <w:bottom w:val="nil"/>
              <w:right w:val="nil"/>
            </w:tcBorders>
            <w:vAlign w:val="center"/>
            <w:hideMark/>
          </w:tcPr>
          <w:p w14:paraId="04D6547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315.98</w:t>
            </w:r>
          </w:p>
        </w:tc>
        <w:tc>
          <w:tcPr>
            <w:tcW w:w="1340" w:type="dxa"/>
            <w:gridSpan w:val="2"/>
            <w:tcBorders>
              <w:top w:val="nil"/>
              <w:left w:val="nil"/>
              <w:bottom w:val="nil"/>
              <w:right w:val="nil"/>
            </w:tcBorders>
          </w:tcPr>
          <w:p w14:paraId="2D72E71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348.23</w:t>
            </w:r>
          </w:p>
        </w:tc>
        <w:tc>
          <w:tcPr>
            <w:tcW w:w="1048" w:type="dxa"/>
            <w:gridSpan w:val="2"/>
            <w:tcBorders>
              <w:top w:val="nil"/>
              <w:left w:val="nil"/>
              <w:bottom w:val="nil"/>
              <w:right w:val="nil"/>
            </w:tcBorders>
            <w:vAlign w:val="center"/>
            <w:hideMark/>
          </w:tcPr>
          <w:p w14:paraId="2C184E5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309.53</w:t>
            </w:r>
          </w:p>
        </w:tc>
      </w:tr>
      <w:tr w:rsidR="00032DC4" w:rsidRPr="00975BD3" w14:paraId="3E5B0A66" w14:textId="77777777" w:rsidTr="002E00F1">
        <w:trPr>
          <w:cantSplit/>
          <w:trHeight w:val="21"/>
        </w:trPr>
        <w:tc>
          <w:tcPr>
            <w:tcW w:w="2327" w:type="dxa"/>
            <w:gridSpan w:val="2"/>
            <w:tcBorders>
              <w:top w:val="nil"/>
              <w:left w:val="nil"/>
              <w:bottom w:val="nil"/>
              <w:right w:val="nil"/>
            </w:tcBorders>
            <w:vAlign w:val="center"/>
            <w:hideMark/>
          </w:tcPr>
          <w:p w14:paraId="18E39D5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6F182E3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0DB2718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1BA886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3C0EFBD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25E0DBC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76BB36E0" w14:textId="77777777" w:rsidTr="002E00F1">
        <w:trPr>
          <w:cantSplit/>
          <w:trHeight w:val="21"/>
        </w:trPr>
        <w:tc>
          <w:tcPr>
            <w:tcW w:w="2327" w:type="dxa"/>
            <w:gridSpan w:val="2"/>
            <w:tcBorders>
              <w:top w:val="nil"/>
              <w:left w:val="nil"/>
              <w:bottom w:val="nil"/>
              <w:right w:val="nil"/>
            </w:tcBorders>
            <w:vAlign w:val="center"/>
            <w:hideMark/>
          </w:tcPr>
          <w:p w14:paraId="45AAC6F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43A0D33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21.09</w:t>
            </w:r>
          </w:p>
        </w:tc>
        <w:tc>
          <w:tcPr>
            <w:tcW w:w="1701" w:type="dxa"/>
            <w:gridSpan w:val="3"/>
            <w:tcBorders>
              <w:top w:val="nil"/>
              <w:left w:val="nil"/>
              <w:bottom w:val="nil"/>
              <w:right w:val="nil"/>
            </w:tcBorders>
            <w:vAlign w:val="center"/>
            <w:hideMark/>
          </w:tcPr>
          <w:p w14:paraId="0BD4CA9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80.49</w:t>
            </w:r>
          </w:p>
        </w:tc>
        <w:tc>
          <w:tcPr>
            <w:tcW w:w="1843" w:type="dxa"/>
            <w:gridSpan w:val="2"/>
            <w:tcBorders>
              <w:top w:val="nil"/>
              <w:left w:val="nil"/>
              <w:bottom w:val="nil"/>
              <w:right w:val="nil"/>
            </w:tcBorders>
            <w:vAlign w:val="center"/>
            <w:hideMark/>
          </w:tcPr>
          <w:p w14:paraId="7D6DC1B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98.67</w:t>
            </w:r>
          </w:p>
        </w:tc>
        <w:tc>
          <w:tcPr>
            <w:tcW w:w="1340" w:type="dxa"/>
            <w:gridSpan w:val="2"/>
            <w:tcBorders>
              <w:top w:val="nil"/>
              <w:left w:val="nil"/>
              <w:bottom w:val="nil"/>
              <w:right w:val="nil"/>
            </w:tcBorders>
          </w:tcPr>
          <w:p w14:paraId="76AEBEF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125.58</w:t>
            </w:r>
          </w:p>
        </w:tc>
        <w:tc>
          <w:tcPr>
            <w:tcW w:w="1048" w:type="dxa"/>
            <w:gridSpan w:val="2"/>
            <w:tcBorders>
              <w:top w:val="nil"/>
              <w:left w:val="nil"/>
              <w:bottom w:val="nil"/>
              <w:right w:val="nil"/>
            </w:tcBorders>
            <w:vAlign w:val="center"/>
            <w:hideMark/>
          </w:tcPr>
          <w:p w14:paraId="28E1BA7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101.58</w:t>
            </w:r>
          </w:p>
        </w:tc>
      </w:tr>
      <w:tr w:rsidR="00032DC4" w:rsidRPr="00975BD3" w14:paraId="7BD9BA26" w14:textId="77777777" w:rsidTr="002E00F1">
        <w:trPr>
          <w:cantSplit/>
          <w:trHeight w:val="21"/>
        </w:trPr>
        <w:tc>
          <w:tcPr>
            <w:tcW w:w="2327" w:type="dxa"/>
            <w:gridSpan w:val="2"/>
            <w:tcBorders>
              <w:top w:val="nil"/>
              <w:left w:val="nil"/>
              <w:bottom w:val="nil"/>
              <w:right w:val="nil"/>
            </w:tcBorders>
            <w:vAlign w:val="center"/>
            <w:hideMark/>
          </w:tcPr>
          <w:p w14:paraId="073532C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1EEAAD0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BFCB51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8BD15F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29017FC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39909CB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0F254888" w14:textId="77777777" w:rsidTr="002E00F1">
        <w:trPr>
          <w:cantSplit/>
          <w:trHeight w:val="21"/>
        </w:trPr>
        <w:tc>
          <w:tcPr>
            <w:tcW w:w="2327" w:type="dxa"/>
            <w:gridSpan w:val="2"/>
            <w:tcBorders>
              <w:top w:val="nil"/>
              <w:left w:val="nil"/>
              <w:bottom w:val="nil"/>
              <w:right w:val="nil"/>
            </w:tcBorders>
            <w:vAlign w:val="center"/>
            <w:hideMark/>
          </w:tcPr>
          <w:p w14:paraId="6AC74C8C"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7AD083BA"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2C5A73ED"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4.93%</w:t>
            </w:r>
          </w:p>
        </w:tc>
        <w:tc>
          <w:tcPr>
            <w:tcW w:w="1843" w:type="dxa"/>
            <w:gridSpan w:val="2"/>
            <w:tcBorders>
              <w:top w:val="nil"/>
              <w:left w:val="nil"/>
              <w:bottom w:val="nil"/>
              <w:right w:val="nil"/>
            </w:tcBorders>
            <w:vAlign w:val="center"/>
            <w:hideMark/>
          </w:tcPr>
          <w:p w14:paraId="251E2098"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3.30%</w:t>
            </w:r>
          </w:p>
        </w:tc>
        <w:tc>
          <w:tcPr>
            <w:tcW w:w="1340" w:type="dxa"/>
            <w:gridSpan w:val="2"/>
            <w:tcBorders>
              <w:top w:val="nil"/>
              <w:left w:val="nil"/>
              <w:bottom w:val="nil"/>
              <w:right w:val="nil"/>
            </w:tcBorders>
          </w:tcPr>
          <w:p w14:paraId="0FD5245D"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3.01%</w:t>
            </w:r>
          </w:p>
        </w:tc>
        <w:tc>
          <w:tcPr>
            <w:tcW w:w="1048" w:type="dxa"/>
            <w:gridSpan w:val="2"/>
            <w:tcBorders>
              <w:top w:val="nil"/>
              <w:left w:val="nil"/>
              <w:bottom w:val="nil"/>
              <w:right w:val="nil"/>
            </w:tcBorders>
            <w:vAlign w:val="center"/>
            <w:hideMark/>
          </w:tcPr>
          <w:p w14:paraId="7EE0BFA6"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3.60%</w:t>
            </w:r>
          </w:p>
        </w:tc>
      </w:tr>
      <w:tr w:rsidR="00032DC4" w:rsidRPr="00975BD3" w14:paraId="3450EE82" w14:textId="77777777" w:rsidTr="00975BD3">
        <w:trPr>
          <w:cantSplit/>
          <w:trHeight w:val="504"/>
        </w:trPr>
        <w:tc>
          <w:tcPr>
            <w:tcW w:w="593" w:type="dxa"/>
            <w:tcBorders>
              <w:top w:val="nil"/>
              <w:left w:val="nil"/>
              <w:bottom w:val="nil"/>
              <w:right w:val="nil"/>
            </w:tcBorders>
          </w:tcPr>
          <w:p w14:paraId="245C3B63"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015EFE5D"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Econcrete Aqua S.L. (KPMG1544947)</w:t>
            </w:r>
          </w:p>
        </w:tc>
      </w:tr>
      <w:tr w:rsidR="00032DC4" w:rsidRPr="00975BD3" w14:paraId="1FCC989B"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1FDAB7F6"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24D02954"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60CE4C40"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65501571"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4C537EA5"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3A2E5DAD"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5EE57C79" w14:textId="77777777" w:rsidTr="002E00F1">
        <w:trPr>
          <w:cantSplit/>
          <w:trHeight w:val="21"/>
        </w:trPr>
        <w:tc>
          <w:tcPr>
            <w:tcW w:w="2327" w:type="dxa"/>
            <w:gridSpan w:val="2"/>
            <w:tcBorders>
              <w:top w:val="nil"/>
              <w:left w:val="nil"/>
              <w:bottom w:val="nil"/>
              <w:right w:val="nil"/>
            </w:tcBorders>
            <w:vAlign w:val="center"/>
            <w:hideMark/>
          </w:tcPr>
          <w:p w14:paraId="0707353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3A91870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7BF6D22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46E98A4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086B54F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18A7228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78A661B3" w14:textId="77777777" w:rsidTr="002E00F1">
        <w:trPr>
          <w:cantSplit/>
          <w:trHeight w:val="21"/>
        </w:trPr>
        <w:tc>
          <w:tcPr>
            <w:tcW w:w="2327" w:type="dxa"/>
            <w:gridSpan w:val="2"/>
            <w:tcBorders>
              <w:top w:val="nil"/>
              <w:left w:val="nil"/>
              <w:bottom w:val="nil"/>
              <w:right w:val="nil"/>
            </w:tcBorders>
            <w:vAlign w:val="center"/>
            <w:hideMark/>
          </w:tcPr>
          <w:p w14:paraId="24E5147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034EB8E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7E192F9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2742B4D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4521049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1EBAA05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0A66505" w14:textId="77777777" w:rsidTr="002E00F1">
        <w:trPr>
          <w:cantSplit/>
          <w:trHeight w:val="21"/>
        </w:trPr>
        <w:tc>
          <w:tcPr>
            <w:tcW w:w="2327" w:type="dxa"/>
            <w:gridSpan w:val="2"/>
            <w:tcBorders>
              <w:top w:val="nil"/>
              <w:left w:val="nil"/>
              <w:bottom w:val="nil"/>
              <w:right w:val="nil"/>
            </w:tcBorders>
            <w:vAlign w:val="center"/>
            <w:hideMark/>
          </w:tcPr>
          <w:p w14:paraId="21FF1B6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52CAC5D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48147BE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54E252F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0995A5D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4D0840A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6502C83B" w14:textId="77777777" w:rsidTr="002E00F1">
        <w:trPr>
          <w:cantSplit/>
          <w:trHeight w:val="21"/>
        </w:trPr>
        <w:tc>
          <w:tcPr>
            <w:tcW w:w="2327" w:type="dxa"/>
            <w:gridSpan w:val="2"/>
            <w:tcBorders>
              <w:top w:val="nil"/>
              <w:left w:val="nil"/>
              <w:bottom w:val="nil"/>
              <w:right w:val="nil"/>
            </w:tcBorders>
            <w:vAlign w:val="center"/>
            <w:hideMark/>
          </w:tcPr>
          <w:p w14:paraId="1A7E5CC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7CBA816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1A034C5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0.01</w:t>
            </w:r>
          </w:p>
        </w:tc>
        <w:tc>
          <w:tcPr>
            <w:tcW w:w="1843" w:type="dxa"/>
            <w:gridSpan w:val="2"/>
            <w:tcBorders>
              <w:top w:val="nil"/>
              <w:left w:val="nil"/>
              <w:bottom w:val="nil"/>
              <w:right w:val="nil"/>
            </w:tcBorders>
            <w:vAlign w:val="center"/>
            <w:hideMark/>
          </w:tcPr>
          <w:p w14:paraId="0B93C20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0.92</w:t>
            </w:r>
          </w:p>
        </w:tc>
        <w:tc>
          <w:tcPr>
            <w:tcW w:w="1340" w:type="dxa"/>
            <w:gridSpan w:val="2"/>
            <w:tcBorders>
              <w:top w:val="nil"/>
              <w:left w:val="nil"/>
              <w:bottom w:val="nil"/>
              <w:right w:val="nil"/>
            </w:tcBorders>
          </w:tcPr>
          <w:p w14:paraId="3E87510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0.95</w:t>
            </w:r>
          </w:p>
        </w:tc>
        <w:tc>
          <w:tcPr>
            <w:tcW w:w="1048" w:type="dxa"/>
            <w:gridSpan w:val="2"/>
            <w:tcBorders>
              <w:top w:val="nil"/>
              <w:left w:val="nil"/>
              <w:bottom w:val="nil"/>
              <w:right w:val="nil"/>
            </w:tcBorders>
            <w:vAlign w:val="center"/>
            <w:hideMark/>
          </w:tcPr>
          <w:p w14:paraId="683C1BC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0.63</w:t>
            </w:r>
          </w:p>
        </w:tc>
      </w:tr>
      <w:tr w:rsidR="00032DC4" w:rsidRPr="00975BD3" w14:paraId="2025D712" w14:textId="77777777" w:rsidTr="002E00F1">
        <w:trPr>
          <w:cantSplit/>
          <w:trHeight w:val="21"/>
        </w:trPr>
        <w:tc>
          <w:tcPr>
            <w:tcW w:w="2327" w:type="dxa"/>
            <w:gridSpan w:val="2"/>
            <w:tcBorders>
              <w:top w:val="nil"/>
              <w:left w:val="nil"/>
              <w:bottom w:val="nil"/>
              <w:right w:val="nil"/>
            </w:tcBorders>
            <w:vAlign w:val="center"/>
            <w:hideMark/>
          </w:tcPr>
          <w:p w14:paraId="36C873F3"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4314F61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163093E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0.02</w:t>
            </w:r>
          </w:p>
        </w:tc>
        <w:tc>
          <w:tcPr>
            <w:tcW w:w="1843" w:type="dxa"/>
            <w:gridSpan w:val="2"/>
            <w:tcBorders>
              <w:top w:val="nil"/>
              <w:left w:val="nil"/>
              <w:bottom w:val="nil"/>
              <w:right w:val="nil"/>
            </w:tcBorders>
            <w:vAlign w:val="center"/>
            <w:hideMark/>
          </w:tcPr>
          <w:p w14:paraId="60A7322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0.11</w:t>
            </w:r>
          </w:p>
        </w:tc>
        <w:tc>
          <w:tcPr>
            <w:tcW w:w="1340" w:type="dxa"/>
            <w:gridSpan w:val="2"/>
            <w:tcBorders>
              <w:top w:val="nil"/>
              <w:left w:val="nil"/>
              <w:bottom w:val="nil"/>
              <w:right w:val="nil"/>
            </w:tcBorders>
          </w:tcPr>
          <w:p w14:paraId="093BDA3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0.23</w:t>
            </w:r>
          </w:p>
        </w:tc>
        <w:tc>
          <w:tcPr>
            <w:tcW w:w="1048" w:type="dxa"/>
            <w:gridSpan w:val="2"/>
            <w:tcBorders>
              <w:top w:val="nil"/>
              <w:left w:val="nil"/>
              <w:bottom w:val="nil"/>
              <w:right w:val="nil"/>
            </w:tcBorders>
            <w:vAlign w:val="center"/>
            <w:hideMark/>
          </w:tcPr>
          <w:p w14:paraId="582F0D8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0.12</w:t>
            </w:r>
          </w:p>
        </w:tc>
      </w:tr>
      <w:tr w:rsidR="00032DC4" w:rsidRPr="00975BD3" w14:paraId="45F4C63E" w14:textId="77777777" w:rsidTr="002E00F1">
        <w:trPr>
          <w:cantSplit/>
          <w:trHeight w:val="21"/>
        </w:trPr>
        <w:tc>
          <w:tcPr>
            <w:tcW w:w="2327" w:type="dxa"/>
            <w:gridSpan w:val="2"/>
            <w:tcBorders>
              <w:top w:val="nil"/>
              <w:left w:val="nil"/>
              <w:bottom w:val="nil"/>
              <w:right w:val="nil"/>
            </w:tcBorders>
            <w:vAlign w:val="center"/>
            <w:hideMark/>
          </w:tcPr>
          <w:p w14:paraId="66B892C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51E3897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n.a</w:t>
            </w:r>
          </w:p>
        </w:tc>
        <w:tc>
          <w:tcPr>
            <w:tcW w:w="1701" w:type="dxa"/>
            <w:gridSpan w:val="3"/>
            <w:tcBorders>
              <w:top w:val="nil"/>
              <w:left w:val="nil"/>
              <w:bottom w:val="nil"/>
              <w:right w:val="nil"/>
            </w:tcBorders>
            <w:vAlign w:val="center"/>
            <w:hideMark/>
          </w:tcPr>
          <w:p w14:paraId="211DD51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-0.01</w:t>
            </w:r>
          </w:p>
        </w:tc>
        <w:tc>
          <w:tcPr>
            <w:tcW w:w="1843" w:type="dxa"/>
            <w:gridSpan w:val="2"/>
            <w:tcBorders>
              <w:top w:val="nil"/>
              <w:left w:val="nil"/>
              <w:bottom w:val="nil"/>
              <w:right w:val="nil"/>
            </w:tcBorders>
            <w:vAlign w:val="center"/>
            <w:hideMark/>
          </w:tcPr>
          <w:p w14:paraId="108520B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0.81</w:t>
            </w:r>
          </w:p>
        </w:tc>
        <w:tc>
          <w:tcPr>
            <w:tcW w:w="1340" w:type="dxa"/>
            <w:gridSpan w:val="2"/>
            <w:tcBorders>
              <w:top w:val="nil"/>
              <w:left w:val="nil"/>
              <w:bottom w:val="nil"/>
              <w:right w:val="nil"/>
            </w:tcBorders>
          </w:tcPr>
          <w:p w14:paraId="5E45A16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0.72</w:t>
            </w:r>
          </w:p>
        </w:tc>
        <w:tc>
          <w:tcPr>
            <w:tcW w:w="1048" w:type="dxa"/>
            <w:gridSpan w:val="2"/>
            <w:tcBorders>
              <w:top w:val="nil"/>
              <w:left w:val="nil"/>
              <w:bottom w:val="nil"/>
              <w:right w:val="nil"/>
            </w:tcBorders>
            <w:vAlign w:val="center"/>
            <w:hideMark/>
          </w:tcPr>
          <w:p w14:paraId="304E468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0.50</w:t>
            </w:r>
          </w:p>
        </w:tc>
      </w:tr>
      <w:tr w:rsidR="00032DC4" w:rsidRPr="00975BD3" w14:paraId="466EE9D1" w14:textId="77777777" w:rsidTr="002E00F1">
        <w:trPr>
          <w:cantSplit/>
          <w:trHeight w:val="21"/>
        </w:trPr>
        <w:tc>
          <w:tcPr>
            <w:tcW w:w="2327" w:type="dxa"/>
            <w:gridSpan w:val="2"/>
            <w:tcBorders>
              <w:top w:val="nil"/>
              <w:left w:val="nil"/>
              <w:bottom w:val="nil"/>
              <w:right w:val="nil"/>
            </w:tcBorders>
            <w:vAlign w:val="center"/>
            <w:hideMark/>
          </w:tcPr>
          <w:p w14:paraId="5A66158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1954060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4778004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0.24</w:t>
            </w:r>
          </w:p>
        </w:tc>
        <w:tc>
          <w:tcPr>
            <w:tcW w:w="1843" w:type="dxa"/>
            <w:gridSpan w:val="2"/>
            <w:tcBorders>
              <w:top w:val="nil"/>
              <w:left w:val="nil"/>
              <w:bottom w:val="nil"/>
              <w:right w:val="nil"/>
            </w:tcBorders>
            <w:vAlign w:val="center"/>
            <w:hideMark/>
          </w:tcPr>
          <w:p w14:paraId="61B067E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0.78</w:t>
            </w:r>
          </w:p>
        </w:tc>
        <w:tc>
          <w:tcPr>
            <w:tcW w:w="1340" w:type="dxa"/>
            <w:gridSpan w:val="2"/>
            <w:tcBorders>
              <w:top w:val="nil"/>
              <w:left w:val="nil"/>
              <w:bottom w:val="nil"/>
              <w:right w:val="nil"/>
            </w:tcBorders>
          </w:tcPr>
          <w:p w14:paraId="47900D1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0.67</w:t>
            </w:r>
          </w:p>
        </w:tc>
        <w:tc>
          <w:tcPr>
            <w:tcW w:w="1048" w:type="dxa"/>
            <w:gridSpan w:val="2"/>
            <w:tcBorders>
              <w:top w:val="nil"/>
              <w:left w:val="nil"/>
              <w:bottom w:val="nil"/>
              <w:right w:val="nil"/>
            </w:tcBorders>
            <w:vAlign w:val="center"/>
            <w:hideMark/>
          </w:tcPr>
          <w:p w14:paraId="7C543B2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0.56</w:t>
            </w:r>
          </w:p>
        </w:tc>
      </w:tr>
      <w:tr w:rsidR="00032DC4" w:rsidRPr="00975BD3" w14:paraId="3ACA02F0" w14:textId="77777777" w:rsidTr="002E00F1">
        <w:trPr>
          <w:cantSplit/>
          <w:trHeight w:val="21"/>
        </w:trPr>
        <w:tc>
          <w:tcPr>
            <w:tcW w:w="2327" w:type="dxa"/>
            <w:gridSpan w:val="2"/>
            <w:tcBorders>
              <w:top w:val="nil"/>
              <w:left w:val="nil"/>
              <w:bottom w:val="nil"/>
              <w:right w:val="nil"/>
            </w:tcBorders>
            <w:vAlign w:val="center"/>
            <w:hideMark/>
          </w:tcPr>
          <w:p w14:paraId="280CC0E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0C505C4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01F179F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843" w:type="dxa"/>
            <w:gridSpan w:val="2"/>
            <w:tcBorders>
              <w:top w:val="nil"/>
              <w:left w:val="nil"/>
              <w:bottom w:val="nil"/>
              <w:right w:val="nil"/>
            </w:tcBorders>
            <w:vAlign w:val="center"/>
            <w:hideMark/>
          </w:tcPr>
          <w:p w14:paraId="27E0047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340" w:type="dxa"/>
            <w:gridSpan w:val="2"/>
            <w:tcBorders>
              <w:top w:val="nil"/>
              <w:left w:val="nil"/>
              <w:bottom w:val="nil"/>
              <w:right w:val="nil"/>
            </w:tcBorders>
          </w:tcPr>
          <w:p w14:paraId="5817407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048" w:type="dxa"/>
            <w:gridSpan w:val="2"/>
            <w:tcBorders>
              <w:top w:val="nil"/>
              <w:left w:val="nil"/>
              <w:bottom w:val="nil"/>
              <w:right w:val="nil"/>
            </w:tcBorders>
            <w:vAlign w:val="center"/>
            <w:hideMark/>
          </w:tcPr>
          <w:p w14:paraId="0F11D94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n.a</w:t>
            </w:r>
          </w:p>
        </w:tc>
      </w:tr>
      <w:tr w:rsidR="00032DC4" w:rsidRPr="00975BD3" w14:paraId="084A0980" w14:textId="77777777" w:rsidTr="002E00F1">
        <w:trPr>
          <w:cantSplit/>
          <w:trHeight w:val="21"/>
        </w:trPr>
        <w:tc>
          <w:tcPr>
            <w:tcW w:w="2327" w:type="dxa"/>
            <w:gridSpan w:val="2"/>
            <w:tcBorders>
              <w:top w:val="nil"/>
              <w:left w:val="nil"/>
              <w:bottom w:val="nil"/>
              <w:right w:val="nil"/>
            </w:tcBorders>
            <w:vAlign w:val="center"/>
            <w:hideMark/>
          </w:tcPr>
          <w:p w14:paraId="72DF9238"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05F950C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n.a</w:t>
            </w:r>
          </w:p>
        </w:tc>
        <w:tc>
          <w:tcPr>
            <w:tcW w:w="1701" w:type="dxa"/>
            <w:gridSpan w:val="3"/>
            <w:tcBorders>
              <w:top w:val="nil"/>
              <w:left w:val="nil"/>
              <w:bottom w:val="nil"/>
              <w:right w:val="nil"/>
            </w:tcBorders>
            <w:vAlign w:val="center"/>
            <w:hideMark/>
          </w:tcPr>
          <w:p w14:paraId="489D960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-0.26</w:t>
            </w:r>
          </w:p>
        </w:tc>
        <w:tc>
          <w:tcPr>
            <w:tcW w:w="1843" w:type="dxa"/>
            <w:gridSpan w:val="2"/>
            <w:tcBorders>
              <w:top w:val="nil"/>
              <w:left w:val="nil"/>
              <w:bottom w:val="nil"/>
              <w:right w:val="nil"/>
            </w:tcBorders>
            <w:vAlign w:val="center"/>
            <w:hideMark/>
          </w:tcPr>
          <w:p w14:paraId="60913DF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0.03</w:t>
            </w:r>
          </w:p>
        </w:tc>
        <w:tc>
          <w:tcPr>
            <w:tcW w:w="1340" w:type="dxa"/>
            <w:gridSpan w:val="2"/>
            <w:tcBorders>
              <w:top w:val="nil"/>
              <w:left w:val="nil"/>
              <w:bottom w:val="nil"/>
              <w:right w:val="nil"/>
            </w:tcBorders>
          </w:tcPr>
          <w:p w14:paraId="3F02379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0.04</w:t>
            </w:r>
          </w:p>
        </w:tc>
        <w:tc>
          <w:tcPr>
            <w:tcW w:w="1048" w:type="dxa"/>
            <w:gridSpan w:val="2"/>
            <w:tcBorders>
              <w:top w:val="nil"/>
              <w:left w:val="nil"/>
              <w:bottom w:val="nil"/>
              <w:right w:val="nil"/>
            </w:tcBorders>
            <w:vAlign w:val="center"/>
            <w:hideMark/>
          </w:tcPr>
          <w:p w14:paraId="531C85E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-0.06</w:t>
            </w:r>
          </w:p>
        </w:tc>
      </w:tr>
      <w:tr w:rsidR="00032DC4" w:rsidRPr="00975BD3" w14:paraId="14D920E2" w14:textId="77777777" w:rsidTr="002E00F1">
        <w:trPr>
          <w:cantSplit/>
          <w:trHeight w:val="21"/>
        </w:trPr>
        <w:tc>
          <w:tcPr>
            <w:tcW w:w="2327" w:type="dxa"/>
            <w:gridSpan w:val="2"/>
            <w:tcBorders>
              <w:top w:val="nil"/>
              <w:left w:val="nil"/>
              <w:bottom w:val="nil"/>
              <w:right w:val="nil"/>
            </w:tcBorders>
            <w:vAlign w:val="center"/>
            <w:hideMark/>
          </w:tcPr>
          <w:p w14:paraId="1B5B1C6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115DC8B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5EA669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C6E21E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481717C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38F7C8A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33CC0783" w14:textId="77777777" w:rsidTr="002E00F1">
        <w:trPr>
          <w:cantSplit/>
          <w:trHeight w:val="21"/>
        </w:trPr>
        <w:tc>
          <w:tcPr>
            <w:tcW w:w="2327" w:type="dxa"/>
            <w:gridSpan w:val="2"/>
            <w:tcBorders>
              <w:top w:val="nil"/>
              <w:left w:val="nil"/>
              <w:bottom w:val="nil"/>
              <w:right w:val="nil"/>
            </w:tcBorders>
            <w:vAlign w:val="center"/>
            <w:hideMark/>
          </w:tcPr>
          <w:p w14:paraId="68CF47C1"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7300A62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AF32DB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5E2D8F9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14EA39B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8B4311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791602CE" w14:textId="77777777" w:rsidTr="002E00F1">
        <w:trPr>
          <w:cantSplit/>
          <w:trHeight w:val="21"/>
        </w:trPr>
        <w:tc>
          <w:tcPr>
            <w:tcW w:w="2327" w:type="dxa"/>
            <w:gridSpan w:val="2"/>
            <w:tcBorders>
              <w:top w:val="nil"/>
              <w:left w:val="nil"/>
              <w:bottom w:val="nil"/>
              <w:right w:val="nil"/>
            </w:tcBorders>
            <w:vAlign w:val="center"/>
            <w:hideMark/>
          </w:tcPr>
          <w:p w14:paraId="3549036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4D1580C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4CFB439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0.01</w:t>
            </w:r>
          </w:p>
        </w:tc>
        <w:tc>
          <w:tcPr>
            <w:tcW w:w="1843" w:type="dxa"/>
            <w:gridSpan w:val="2"/>
            <w:tcBorders>
              <w:top w:val="nil"/>
              <w:left w:val="nil"/>
              <w:bottom w:val="nil"/>
              <w:right w:val="nil"/>
            </w:tcBorders>
            <w:vAlign w:val="center"/>
            <w:hideMark/>
          </w:tcPr>
          <w:p w14:paraId="5E5DC3A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0.01</w:t>
            </w:r>
          </w:p>
        </w:tc>
        <w:tc>
          <w:tcPr>
            <w:tcW w:w="1340" w:type="dxa"/>
            <w:gridSpan w:val="2"/>
            <w:tcBorders>
              <w:top w:val="nil"/>
              <w:left w:val="nil"/>
              <w:bottom w:val="nil"/>
              <w:right w:val="nil"/>
            </w:tcBorders>
          </w:tcPr>
          <w:p w14:paraId="4E2729B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w:t>
            </w:r>
          </w:p>
        </w:tc>
        <w:tc>
          <w:tcPr>
            <w:tcW w:w="1048" w:type="dxa"/>
            <w:gridSpan w:val="2"/>
            <w:tcBorders>
              <w:top w:val="nil"/>
              <w:left w:val="nil"/>
              <w:bottom w:val="nil"/>
              <w:right w:val="nil"/>
            </w:tcBorders>
            <w:vAlign w:val="center"/>
            <w:hideMark/>
          </w:tcPr>
          <w:p w14:paraId="4F793C9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0.01</w:t>
            </w:r>
          </w:p>
        </w:tc>
      </w:tr>
      <w:tr w:rsidR="00032DC4" w:rsidRPr="00975BD3" w14:paraId="5E1AEBAD" w14:textId="77777777" w:rsidTr="002E00F1">
        <w:trPr>
          <w:cantSplit/>
          <w:trHeight w:val="21"/>
        </w:trPr>
        <w:tc>
          <w:tcPr>
            <w:tcW w:w="2327" w:type="dxa"/>
            <w:gridSpan w:val="2"/>
            <w:tcBorders>
              <w:top w:val="nil"/>
              <w:left w:val="nil"/>
              <w:bottom w:val="nil"/>
              <w:right w:val="nil"/>
            </w:tcBorders>
            <w:vAlign w:val="center"/>
            <w:hideMark/>
          </w:tcPr>
          <w:p w14:paraId="5C76A181"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4E1EB7B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0B79D56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0.03</w:t>
            </w:r>
          </w:p>
        </w:tc>
        <w:tc>
          <w:tcPr>
            <w:tcW w:w="1843" w:type="dxa"/>
            <w:gridSpan w:val="2"/>
            <w:tcBorders>
              <w:top w:val="nil"/>
              <w:left w:val="nil"/>
              <w:bottom w:val="nil"/>
              <w:right w:val="nil"/>
            </w:tcBorders>
            <w:vAlign w:val="center"/>
            <w:hideMark/>
          </w:tcPr>
          <w:p w14:paraId="5BFB6FB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0.02</w:t>
            </w:r>
          </w:p>
        </w:tc>
        <w:tc>
          <w:tcPr>
            <w:tcW w:w="1340" w:type="dxa"/>
            <w:gridSpan w:val="2"/>
            <w:tcBorders>
              <w:top w:val="nil"/>
              <w:left w:val="nil"/>
              <w:bottom w:val="nil"/>
              <w:right w:val="nil"/>
            </w:tcBorders>
          </w:tcPr>
          <w:p w14:paraId="57F9568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0.01</w:t>
            </w:r>
          </w:p>
        </w:tc>
        <w:tc>
          <w:tcPr>
            <w:tcW w:w="1048" w:type="dxa"/>
            <w:gridSpan w:val="2"/>
            <w:tcBorders>
              <w:top w:val="nil"/>
              <w:left w:val="nil"/>
              <w:bottom w:val="nil"/>
              <w:right w:val="nil"/>
            </w:tcBorders>
            <w:vAlign w:val="center"/>
            <w:hideMark/>
          </w:tcPr>
          <w:p w14:paraId="137A83B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0.02</w:t>
            </w:r>
          </w:p>
        </w:tc>
      </w:tr>
      <w:tr w:rsidR="00032DC4" w:rsidRPr="00975BD3" w14:paraId="5E0C361F" w14:textId="77777777" w:rsidTr="002E00F1">
        <w:trPr>
          <w:cantSplit/>
          <w:trHeight w:val="21"/>
        </w:trPr>
        <w:tc>
          <w:tcPr>
            <w:tcW w:w="2327" w:type="dxa"/>
            <w:gridSpan w:val="2"/>
            <w:tcBorders>
              <w:top w:val="nil"/>
              <w:left w:val="nil"/>
              <w:bottom w:val="nil"/>
              <w:right w:val="nil"/>
            </w:tcBorders>
            <w:vAlign w:val="center"/>
            <w:hideMark/>
          </w:tcPr>
          <w:p w14:paraId="49D0258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513CE2D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7D8404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E26D7A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232B34A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4B8F932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9517D6A" w14:textId="77777777" w:rsidTr="002E00F1">
        <w:trPr>
          <w:cantSplit/>
          <w:trHeight w:val="21"/>
        </w:trPr>
        <w:tc>
          <w:tcPr>
            <w:tcW w:w="2327" w:type="dxa"/>
            <w:gridSpan w:val="2"/>
            <w:tcBorders>
              <w:top w:val="nil"/>
              <w:left w:val="nil"/>
              <w:bottom w:val="nil"/>
              <w:right w:val="nil"/>
            </w:tcBorders>
            <w:vAlign w:val="center"/>
            <w:hideMark/>
          </w:tcPr>
          <w:p w14:paraId="15853B00"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33352C84"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19F9A2AA"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0.06</w:t>
            </w:r>
          </w:p>
        </w:tc>
        <w:tc>
          <w:tcPr>
            <w:tcW w:w="1843" w:type="dxa"/>
            <w:gridSpan w:val="2"/>
            <w:tcBorders>
              <w:top w:val="nil"/>
              <w:left w:val="nil"/>
              <w:bottom w:val="nil"/>
              <w:right w:val="nil"/>
            </w:tcBorders>
            <w:vAlign w:val="center"/>
            <w:hideMark/>
          </w:tcPr>
          <w:p w14:paraId="18E21E04"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0.04</w:t>
            </w:r>
          </w:p>
        </w:tc>
        <w:tc>
          <w:tcPr>
            <w:tcW w:w="1340" w:type="dxa"/>
            <w:gridSpan w:val="2"/>
            <w:tcBorders>
              <w:top w:val="nil"/>
              <w:left w:val="nil"/>
              <w:bottom w:val="nil"/>
              <w:right w:val="nil"/>
            </w:tcBorders>
          </w:tcPr>
          <w:p w14:paraId="35A63328"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0.11</w:t>
            </w:r>
          </w:p>
        </w:tc>
        <w:tc>
          <w:tcPr>
            <w:tcW w:w="1048" w:type="dxa"/>
            <w:gridSpan w:val="2"/>
            <w:tcBorders>
              <w:top w:val="nil"/>
              <w:left w:val="nil"/>
              <w:bottom w:val="nil"/>
              <w:right w:val="nil"/>
            </w:tcBorders>
            <w:vAlign w:val="center"/>
            <w:hideMark/>
          </w:tcPr>
          <w:p w14:paraId="440545BF"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0.07</w:t>
            </w:r>
          </w:p>
        </w:tc>
      </w:tr>
      <w:tr w:rsidR="00032DC4" w:rsidRPr="00975BD3" w14:paraId="7A96AC0F" w14:textId="77777777" w:rsidTr="00975BD3">
        <w:trPr>
          <w:cantSplit/>
          <w:trHeight w:val="504"/>
        </w:trPr>
        <w:tc>
          <w:tcPr>
            <w:tcW w:w="593" w:type="dxa"/>
            <w:tcBorders>
              <w:top w:val="nil"/>
              <w:left w:val="nil"/>
              <w:bottom w:val="nil"/>
              <w:right w:val="nil"/>
            </w:tcBorders>
          </w:tcPr>
          <w:p w14:paraId="66451ADB"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04242B1D"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Econcrete Inc. (KPMG1544948)</w:t>
            </w:r>
          </w:p>
        </w:tc>
      </w:tr>
      <w:tr w:rsidR="00032DC4" w:rsidRPr="00975BD3" w14:paraId="3161E637"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0153A1F5"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0078D3B4"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365E4D80"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5ACFF3D0"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76C948A7"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22F5238F"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3784DB33" w14:textId="77777777" w:rsidTr="002E00F1">
        <w:trPr>
          <w:cantSplit/>
          <w:trHeight w:val="21"/>
        </w:trPr>
        <w:tc>
          <w:tcPr>
            <w:tcW w:w="2327" w:type="dxa"/>
            <w:gridSpan w:val="2"/>
            <w:tcBorders>
              <w:top w:val="nil"/>
              <w:left w:val="nil"/>
              <w:bottom w:val="nil"/>
              <w:right w:val="nil"/>
            </w:tcBorders>
            <w:vAlign w:val="center"/>
            <w:hideMark/>
          </w:tcPr>
          <w:p w14:paraId="13C9877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355F0F5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2021</w:t>
            </w:r>
          </w:p>
        </w:tc>
        <w:tc>
          <w:tcPr>
            <w:tcW w:w="1701" w:type="dxa"/>
            <w:gridSpan w:val="3"/>
            <w:tcBorders>
              <w:top w:val="nil"/>
              <w:left w:val="nil"/>
              <w:bottom w:val="nil"/>
              <w:right w:val="nil"/>
            </w:tcBorders>
            <w:vAlign w:val="center"/>
            <w:hideMark/>
          </w:tcPr>
          <w:p w14:paraId="1ADC430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0F04A69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407774B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41C4D74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6B53144" w14:textId="77777777" w:rsidTr="002E00F1">
        <w:trPr>
          <w:cantSplit/>
          <w:trHeight w:val="21"/>
        </w:trPr>
        <w:tc>
          <w:tcPr>
            <w:tcW w:w="2327" w:type="dxa"/>
            <w:gridSpan w:val="2"/>
            <w:tcBorders>
              <w:top w:val="nil"/>
              <w:left w:val="nil"/>
              <w:bottom w:val="nil"/>
              <w:right w:val="nil"/>
            </w:tcBorders>
            <w:vAlign w:val="center"/>
            <w:hideMark/>
          </w:tcPr>
          <w:p w14:paraId="7EDA03C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0CCFB16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16D47FD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7138943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229B2EF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3666897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699CD43A" w14:textId="77777777" w:rsidTr="002E00F1">
        <w:trPr>
          <w:cantSplit/>
          <w:trHeight w:val="21"/>
        </w:trPr>
        <w:tc>
          <w:tcPr>
            <w:tcW w:w="2327" w:type="dxa"/>
            <w:gridSpan w:val="2"/>
            <w:tcBorders>
              <w:top w:val="nil"/>
              <w:left w:val="nil"/>
              <w:bottom w:val="nil"/>
              <w:right w:val="nil"/>
            </w:tcBorders>
            <w:vAlign w:val="center"/>
            <w:hideMark/>
          </w:tcPr>
          <w:p w14:paraId="402FC1A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032566E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4CEA9FF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60068E1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686A3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2638BC4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15CE122D" w14:textId="77777777" w:rsidTr="002E00F1">
        <w:trPr>
          <w:cantSplit/>
          <w:trHeight w:val="21"/>
        </w:trPr>
        <w:tc>
          <w:tcPr>
            <w:tcW w:w="2327" w:type="dxa"/>
            <w:gridSpan w:val="2"/>
            <w:tcBorders>
              <w:top w:val="nil"/>
              <w:left w:val="nil"/>
              <w:bottom w:val="nil"/>
              <w:right w:val="nil"/>
            </w:tcBorders>
            <w:vAlign w:val="center"/>
            <w:hideMark/>
          </w:tcPr>
          <w:p w14:paraId="4086916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05842E0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1.00</w:t>
            </w:r>
          </w:p>
        </w:tc>
        <w:tc>
          <w:tcPr>
            <w:tcW w:w="1701" w:type="dxa"/>
            <w:gridSpan w:val="3"/>
            <w:tcBorders>
              <w:top w:val="nil"/>
              <w:left w:val="nil"/>
              <w:bottom w:val="nil"/>
              <w:right w:val="nil"/>
            </w:tcBorders>
            <w:vAlign w:val="center"/>
            <w:hideMark/>
          </w:tcPr>
          <w:p w14:paraId="3AE76D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0.80</w:t>
            </w:r>
          </w:p>
        </w:tc>
        <w:tc>
          <w:tcPr>
            <w:tcW w:w="1843" w:type="dxa"/>
            <w:gridSpan w:val="2"/>
            <w:tcBorders>
              <w:top w:val="nil"/>
              <w:left w:val="nil"/>
              <w:bottom w:val="nil"/>
              <w:right w:val="nil"/>
            </w:tcBorders>
            <w:vAlign w:val="center"/>
            <w:hideMark/>
          </w:tcPr>
          <w:p w14:paraId="5B5564D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2.13</w:t>
            </w:r>
          </w:p>
        </w:tc>
        <w:tc>
          <w:tcPr>
            <w:tcW w:w="1340" w:type="dxa"/>
            <w:gridSpan w:val="2"/>
            <w:tcBorders>
              <w:top w:val="nil"/>
              <w:left w:val="nil"/>
              <w:bottom w:val="nil"/>
              <w:right w:val="nil"/>
            </w:tcBorders>
          </w:tcPr>
          <w:p w14:paraId="760A7D1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4.28</w:t>
            </w:r>
          </w:p>
        </w:tc>
        <w:tc>
          <w:tcPr>
            <w:tcW w:w="1048" w:type="dxa"/>
            <w:gridSpan w:val="2"/>
            <w:tcBorders>
              <w:top w:val="nil"/>
              <w:left w:val="nil"/>
              <w:bottom w:val="nil"/>
              <w:right w:val="nil"/>
            </w:tcBorders>
            <w:vAlign w:val="center"/>
            <w:hideMark/>
          </w:tcPr>
          <w:p w14:paraId="0B6DFEA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2.41</w:t>
            </w:r>
          </w:p>
        </w:tc>
      </w:tr>
      <w:tr w:rsidR="00032DC4" w:rsidRPr="00975BD3" w14:paraId="3843B18E" w14:textId="77777777" w:rsidTr="002E00F1">
        <w:trPr>
          <w:cantSplit/>
          <w:trHeight w:val="21"/>
        </w:trPr>
        <w:tc>
          <w:tcPr>
            <w:tcW w:w="2327" w:type="dxa"/>
            <w:gridSpan w:val="2"/>
            <w:tcBorders>
              <w:top w:val="nil"/>
              <w:left w:val="nil"/>
              <w:bottom w:val="nil"/>
              <w:right w:val="nil"/>
            </w:tcBorders>
            <w:vAlign w:val="center"/>
            <w:hideMark/>
          </w:tcPr>
          <w:p w14:paraId="1D9BF7D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0380462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0.33</w:t>
            </w:r>
          </w:p>
        </w:tc>
        <w:tc>
          <w:tcPr>
            <w:tcW w:w="1701" w:type="dxa"/>
            <w:gridSpan w:val="3"/>
            <w:tcBorders>
              <w:top w:val="nil"/>
              <w:left w:val="nil"/>
              <w:bottom w:val="nil"/>
              <w:right w:val="nil"/>
            </w:tcBorders>
            <w:vAlign w:val="center"/>
            <w:hideMark/>
          </w:tcPr>
          <w:p w14:paraId="6B11205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0.28</w:t>
            </w:r>
          </w:p>
        </w:tc>
        <w:tc>
          <w:tcPr>
            <w:tcW w:w="1843" w:type="dxa"/>
            <w:gridSpan w:val="2"/>
            <w:tcBorders>
              <w:top w:val="nil"/>
              <w:left w:val="nil"/>
              <w:bottom w:val="nil"/>
              <w:right w:val="nil"/>
            </w:tcBorders>
            <w:vAlign w:val="center"/>
            <w:hideMark/>
          </w:tcPr>
          <w:p w14:paraId="0B1263F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0.90</w:t>
            </w:r>
          </w:p>
        </w:tc>
        <w:tc>
          <w:tcPr>
            <w:tcW w:w="1340" w:type="dxa"/>
            <w:gridSpan w:val="2"/>
            <w:tcBorders>
              <w:top w:val="nil"/>
              <w:left w:val="nil"/>
              <w:bottom w:val="nil"/>
              <w:right w:val="nil"/>
            </w:tcBorders>
          </w:tcPr>
          <w:p w14:paraId="5B92347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3.07</w:t>
            </w:r>
          </w:p>
        </w:tc>
        <w:tc>
          <w:tcPr>
            <w:tcW w:w="1048" w:type="dxa"/>
            <w:gridSpan w:val="2"/>
            <w:tcBorders>
              <w:top w:val="nil"/>
              <w:left w:val="nil"/>
              <w:bottom w:val="nil"/>
              <w:right w:val="nil"/>
            </w:tcBorders>
            <w:vAlign w:val="center"/>
            <w:hideMark/>
          </w:tcPr>
          <w:p w14:paraId="12F4112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1.42</w:t>
            </w:r>
          </w:p>
        </w:tc>
      </w:tr>
      <w:tr w:rsidR="00032DC4" w:rsidRPr="00975BD3" w14:paraId="574E307D" w14:textId="77777777" w:rsidTr="002E00F1">
        <w:trPr>
          <w:cantSplit/>
          <w:trHeight w:val="21"/>
        </w:trPr>
        <w:tc>
          <w:tcPr>
            <w:tcW w:w="2327" w:type="dxa"/>
            <w:gridSpan w:val="2"/>
            <w:tcBorders>
              <w:top w:val="nil"/>
              <w:left w:val="nil"/>
              <w:bottom w:val="nil"/>
              <w:right w:val="nil"/>
            </w:tcBorders>
            <w:vAlign w:val="center"/>
            <w:hideMark/>
          </w:tcPr>
          <w:p w14:paraId="17FF75F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3E5E70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0.66</w:t>
            </w:r>
          </w:p>
        </w:tc>
        <w:tc>
          <w:tcPr>
            <w:tcW w:w="1701" w:type="dxa"/>
            <w:gridSpan w:val="3"/>
            <w:tcBorders>
              <w:top w:val="nil"/>
              <w:left w:val="nil"/>
              <w:bottom w:val="nil"/>
              <w:right w:val="nil"/>
            </w:tcBorders>
            <w:vAlign w:val="center"/>
            <w:hideMark/>
          </w:tcPr>
          <w:p w14:paraId="4803806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0.53</w:t>
            </w:r>
          </w:p>
        </w:tc>
        <w:tc>
          <w:tcPr>
            <w:tcW w:w="1843" w:type="dxa"/>
            <w:gridSpan w:val="2"/>
            <w:tcBorders>
              <w:top w:val="nil"/>
              <w:left w:val="nil"/>
              <w:bottom w:val="nil"/>
              <w:right w:val="nil"/>
            </w:tcBorders>
            <w:vAlign w:val="center"/>
            <w:hideMark/>
          </w:tcPr>
          <w:p w14:paraId="496230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1.23</w:t>
            </w:r>
          </w:p>
        </w:tc>
        <w:tc>
          <w:tcPr>
            <w:tcW w:w="1340" w:type="dxa"/>
            <w:gridSpan w:val="2"/>
            <w:tcBorders>
              <w:top w:val="nil"/>
              <w:left w:val="nil"/>
              <w:bottom w:val="nil"/>
              <w:right w:val="nil"/>
            </w:tcBorders>
          </w:tcPr>
          <w:p w14:paraId="56E048F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1.21</w:t>
            </w:r>
          </w:p>
        </w:tc>
        <w:tc>
          <w:tcPr>
            <w:tcW w:w="1048" w:type="dxa"/>
            <w:gridSpan w:val="2"/>
            <w:tcBorders>
              <w:top w:val="nil"/>
              <w:left w:val="nil"/>
              <w:bottom w:val="nil"/>
              <w:right w:val="nil"/>
            </w:tcBorders>
            <w:vAlign w:val="center"/>
            <w:hideMark/>
          </w:tcPr>
          <w:p w14:paraId="755BA17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0.99</w:t>
            </w:r>
          </w:p>
        </w:tc>
      </w:tr>
      <w:tr w:rsidR="00032DC4" w:rsidRPr="00975BD3" w14:paraId="5DFB6264" w14:textId="77777777" w:rsidTr="002E00F1">
        <w:trPr>
          <w:cantSplit/>
          <w:trHeight w:val="21"/>
        </w:trPr>
        <w:tc>
          <w:tcPr>
            <w:tcW w:w="2327" w:type="dxa"/>
            <w:gridSpan w:val="2"/>
            <w:tcBorders>
              <w:top w:val="nil"/>
              <w:left w:val="nil"/>
              <w:bottom w:val="nil"/>
              <w:right w:val="nil"/>
            </w:tcBorders>
            <w:vAlign w:val="center"/>
            <w:hideMark/>
          </w:tcPr>
          <w:p w14:paraId="6DA718B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3E6C984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0.63</w:t>
            </w:r>
          </w:p>
        </w:tc>
        <w:tc>
          <w:tcPr>
            <w:tcW w:w="1701" w:type="dxa"/>
            <w:gridSpan w:val="3"/>
            <w:tcBorders>
              <w:top w:val="nil"/>
              <w:left w:val="nil"/>
              <w:bottom w:val="nil"/>
              <w:right w:val="nil"/>
            </w:tcBorders>
            <w:vAlign w:val="center"/>
            <w:hideMark/>
          </w:tcPr>
          <w:p w14:paraId="671B77D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0.70</w:t>
            </w:r>
          </w:p>
        </w:tc>
        <w:tc>
          <w:tcPr>
            <w:tcW w:w="1843" w:type="dxa"/>
            <w:gridSpan w:val="2"/>
            <w:tcBorders>
              <w:top w:val="nil"/>
              <w:left w:val="nil"/>
              <w:bottom w:val="nil"/>
              <w:right w:val="nil"/>
            </w:tcBorders>
            <w:vAlign w:val="center"/>
            <w:hideMark/>
          </w:tcPr>
          <w:p w14:paraId="23D18A5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1.12</w:t>
            </w:r>
          </w:p>
        </w:tc>
        <w:tc>
          <w:tcPr>
            <w:tcW w:w="1340" w:type="dxa"/>
            <w:gridSpan w:val="2"/>
            <w:tcBorders>
              <w:top w:val="nil"/>
              <w:left w:val="nil"/>
              <w:bottom w:val="nil"/>
              <w:right w:val="nil"/>
            </w:tcBorders>
          </w:tcPr>
          <w:p w14:paraId="38B3E7A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1.04</w:t>
            </w:r>
          </w:p>
        </w:tc>
        <w:tc>
          <w:tcPr>
            <w:tcW w:w="1048" w:type="dxa"/>
            <w:gridSpan w:val="2"/>
            <w:tcBorders>
              <w:top w:val="nil"/>
              <w:left w:val="nil"/>
              <w:bottom w:val="nil"/>
              <w:right w:val="nil"/>
            </w:tcBorders>
            <w:vAlign w:val="center"/>
            <w:hideMark/>
          </w:tcPr>
          <w:p w14:paraId="68CB655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0.96</w:t>
            </w:r>
          </w:p>
        </w:tc>
      </w:tr>
      <w:tr w:rsidR="00032DC4" w:rsidRPr="00975BD3" w14:paraId="507B5020" w14:textId="77777777" w:rsidTr="002E00F1">
        <w:trPr>
          <w:cantSplit/>
          <w:trHeight w:val="21"/>
        </w:trPr>
        <w:tc>
          <w:tcPr>
            <w:tcW w:w="2327" w:type="dxa"/>
            <w:gridSpan w:val="2"/>
            <w:tcBorders>
              <w:top w:val="nil"/>
              <w:left w:val="nil"/>
              <w:bottom w:val="nil"/>
              <w:right w:val="nil"/>
            </w:tcBorders>
            <w:vAlign w:val="center"/>
            <w:hideMark/>
          </w:tcPr>
          <w:p w14:paraId="0FFA817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1845F56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4EE4EA6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843" w:type="dxa"/>
            <w:gridSpan w:val="2"/>
            <w:tcBorders>
              <w:top w:val="nil"/>
              <w:left w:val="nil"/>
              <w:bottom w:val="nil"/>
              <w:right w:val="nil"/>
            </w:tcBorders>
            <w:vAlign w:val="center"/>
            <w:hideMark/>
          </w:tcPr>
          <w:p w14:paraId="3F00634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340" w:type="dxa"/>
            <w:gridSpan w:val="2"/>
            <w:tcBorders>
              <w:top w:val="nil"/>
              <w:left w:val="nil"/>
              <w:bottom w:val="nil"/>
              <w:right w:val="nil"/>
            </w:tcBorders>
          </w:tcPr>
          <w:p w14:paraId="0CED850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048" w:type="dxa"/>
            <w:gridSpan w:val="2"/>
            <w:tcBorders>
              <w:top w:val="nil"/>
              <w:left w:val="nil"/>
              <w:bottom w:val="nil"/>
              <w:right w:val="nil"/>
            </w:tcBorders>
            <w:vAlign w:val="center"/>
            <w:hideMark/>
          </w:tcPr>
          <w:p w14:paraId="0F15C03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n.a</w:t>
            </w:r>
          </w:p>
        </w:tc>
      </w:tr>
      <w:tr w:rsidR="00032DC4" w:rsidRPr="00975BD3" w14:paraId="3A1AB419" w14:textId="77777777" w:rsidTr="002E00F1">
        <w:trPr>
          <w:cantSplit/>
          <w:trHeight w:val="21"/>
        </w:trPr>
        <w:tc>
          <w:tcPr>
            <w:tcW w:w="2327" w:type="dxa"/>
            <w:gridSpan w:val="2"/>
            <w:tcBorders>
              <w:top w:val="nil"/>
              <w:left w:val="nil"/>
              <w:bottom w:val="nil"/>
              <w:right w:val="nil"/>
            </w:tcBorders>
            <w:vAlign w:val="center"/>
            <w:hideMark/>
          </w:tcPr>
          <w:p w14:paraId="25BDAF2C"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78F5F2C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0.03</w:t>
            </w:r>
          </w:p>
        </w:tc>
        <w:tc>
          <w:tcPr>
            <w:tcW w:w="1701" w:type="dxa"/>
            <w:gridSpan w:val="3"/>
            <w:tcBorders>
              <w:top w:val="nil"/>
              <w:left w:val="nil"/>
              <w:bottom w:val="nil"/>
              <w:right w:val="nil"/>
            </w:tcBorders>
            <w:vAlign w:val="center"/>
            <w:hideMark/>
          </w:tcPr>
          <w:p w14:paraId="0E6F237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-0.17</w:t>
            </w:r>
          </w:p>
        </w:tc>
        <w:tc>
          <w:tcPr>
            <w:tcW w:w="1843" w:type="dxa"/>
            <w:gridSpan w:val="2"/>
            <w:tcBorders>
              <w:top w:val="nil"/>
              <w:left w:val="nil"/>
              <w:bottom w:val="nil"/>
              <w:right w:val="nil"/>
            </w:tcBorders>
            <w:vAlign w:val="center"/>
            <w:hideMark/>
          </w:tcPr>
          <w:p w14:paraId="58B16DF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0.11</w:t>
            </w:r>
          </w:p>
        </w:tc>
        <w:tc>
          <w:tcPr>
            <w:tcW w:w="1340" w:type="dxa"/>
            <w:gridSpan w:val="2"/>
            <w:tcBorders>
              <w:top w:val="nil"/>
              <w:left w:val="nil"/>
              <w:bottom w:val="nil"/>
              <w:right w:val="nil"/>
            </w:tcBorders>
          </w:tcPr>
          <w:p w14:paraId="29D48AB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0.16</w:t>
            </w:r>
          </w:p>
        </w:tc>
        <w:tc>
          <w:tcPr>
            <w:tcW w:w="1048" w:type="dxa"/>
            <w:gridSpan w:val="2"/>
            <w:tcBorders>
              <w:top w:val="nil"/>
              <w:left w:val="nil"/>
              <w:bottom w:val="nil"/>
              <w:right w:val="nil"/>
            </w:tcBorders>
            <w:vAlign w:val="center"/>
            <w:hideMark/>
          </w:tcPr>
          <w:p w14:paraId="59DACDE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0.03</w:t>
            </w:r>
          </w:p>
        </w:tc>
      </w:tr>
      <w:tr w:rsidR="00032DC4" w:rsidRPr="00975BD3" w14:paraId="76FEC5D9" w14:textId="77777777" w:rsidTr="002E00F1">
        <w:trPr>
          <w:cantSplit/>
          <w:trHeight w:val="21"/>
        </w:trPr>
        <w:tc>
          <w:tcPr>
            <w:tcW w:w="2327" w:type="dxa"/>
            <w:gridSpan w:val="2"/>
            <w:tcBorders>
              <w:top w:val="nil"/>
              <w:left w:val="nil"/>
              <w:bottom w:val="nil"/>
              <w:right w:val="nil"/>
            </w:tcBorders>
            <w:vAlign w:val="center"/>
            <w:hideMark/>
          </w:tcPr>
          <w:p w14:paraId="2D7BE2F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04C0282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AD1400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891260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36DA9B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0113FDD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478BE49D" w14:textId="77777777" w:rsidTr="002E00F1">
        <w:trPr>
          <w:cantSplit/>
          <w:trHeight w:val="21"/>
        </w:trPr>
        <w:tc>
          <w:tcPr>
            <w:tcW w:w="2327" w:type="dxa"/>
            <w:gridSpan w:val="2"/>
            <w:tcBorders>
              <w:top w:val="nil"/>
              <w:left w:val="nil"/>
              <w:bottom w:val="nil"/>
              <w:right w:val="nil"/>
            </w:tcBorders>
            <w:vAlign w:val="center"/>
            <w:hideMark/>
          </w:tcPr>
          <w:p w14:paraId="26F9096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3AE96A5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7A1438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70A772A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2E6FCE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52815AF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4282BE0D" w14:textId="77777777" w:rsidTr="002E00F1">
        <w:trPr>
          <w:cantSplit/>
          <w:trHeight w:val="21"/>
        </w:trPr>
        <w:tc>
          <w:tcPr>
            <w:tcW w:w="2327" w:type="dxa"/>
            <w:gridSpan w:val="2"/>
            <w:tcBorders>
              <w:top w:val="nil"/>
              <w:left w:val="nil"/>
              <w:bottom w:val="nil"/>
              <w:right w:val="nil"/>
            </w:tcBorders>
            <w:vAlign w:val="center"/>
            <w:hideMark/>
          </w:tcPr>
          <w:p w14:paraId="5CCE32E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6D848A6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0.02</w:t>
            </w:r>
          </w:p>
        </w:tc>
        <w:tc>
          <w:tcPr>
            <w:tcW w:w="1701" w:type="dxa"/>
            <w:gridSpan w:val="3"/>
            <w:tcBorders>
              <w:top w:val="nil"/>
              <w:left w:val="nil"/>
              <w:bottom w:val="nil"/>
              <w:right w:val="nil"/>
            </w:tcBorders>
            <w:vAlign w:val="center"/>
            <w:hideMark/>
          </w:tcPr>
          <w:p w14:paraId="10BEAF9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0.01</w:t>
            </w:r>
          </w:p>
        </w:tc>
        <w:tc>
          <w:tcPr>
            <w:tcW w:w="1843" w:type="dxa"/>
            <w:gridSpan w:val="2"/>
            <w:tcBorders>
              <w:top w:val="nil"/>
              <w:left w:val="nil"/>
              <w:bottom w:val="nil"/>
              <w:right w:val="nil"/>
            </w:tcBorders>
            <w:vAlign w:val="center"/>
            <w:hideMark/>
          </w:tcPr>
          <w:p w14:paraId="7E631EC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0.68</w:t>
            </w:r>
          </w:p>
        </w:tc>
        <w:tc>
          <w:tcPr>
            <w:tcW w:w="1340" w:type="dxa"/>
            <w:gridSpan w:val="2"/>
            <w:tcBorders>
              <w:top w:val="nil"/>
              <w:left w:val="nil"/>
              <w:bottom w:val="nil"/>
              <w:right w:val="nil"/>
            </w:tcBorders>
          </w:tcPr>
          <w:p w14:paraId="3BA099D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1.24</w:t>
            </w:r>
          </w:p>
        </w:tc>
        <w:tc>
          <w:tcPr>
            <w:tcW w:w="1048" w:type="dxa"/>
            <w:gridSpan w:val="2"/>
            <w:tcBorders>
              <w:top w:val="nil"/>
              <w:left w:val="nil"/>
              <w:bottom w:val="nil"/>
              <w:right w:val="nil"/>
            </w:tcBorders>
            <w:vAlign w:val="center"/>
            <w:hideMark/>
          </w:tcPr>
          <w:p w14:paraId="1B3B06D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0.64</w:t>
            </w:r>
          </w:p>
        </w:tc>
      </w:tr>
      <w:tr w:rsidR="00032DC4" w:rsidRPr="00975BD3" w14:paraId="3368EFD7" w14:textId="77777777" w:rsidTr="002E00F1">
        <w:trPr>
          <w:cantSplit/>
          <w:trHeight w:val="21"/>
        </w:trPr>
        <w:tc>
          <w:tcPr>
            <w:tcW w:w="2327" w:type="dxa"/>
            <w:gridSpan w:val="2"/>
            <w:tcBorders>
              <w:top w:val="nil"/>
              <w:left w:val="nil"/>
              <w:bottom w:val="nil"/>
              <w:right w:val="nil"/>
            </w:tcBorders>
            <w:vAlign w:val="center"/>
            <w:hideMark/>
          </w:tcPr>
          <w:p w14:paraId="2CC1BEE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1FC691D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0.10</w:t>
            </w:r>
          </w:p>
        </w:tc>
        <w:tc>
          <w:tcPr>
            <w:tcW w:w="1701" w:type="dxa"/>
            <w:gridSpan w:val="3"/>
            <w:tcBorders>
              <w:top w:val="nil"/>
              <w:left w:val="nil"/>
              <w:bottom w:val="nil"/>
              <w:right w:val="nil"/>
            </w:tcBorders>
            <w:vAlign w:val="center"/>
            <w:hideMark/>
          </w:tcPr>
          <w:p w14:paraId="1FD6D09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0.04</w:t>
            </w:r>
          </w:p>
        </w:tc>
        <w:tc>
          <w:tcPr>
            <w:tcW w:w="1843" w:type="dxa"/>
            <w:gridSpan w:val="2"/>
            <w:tcBorders>
              <w:top w:val="nil"/>
              <w:left w:val="nil"/>
              <w:bottom w:val="nil"/>
              <w:right w:val="nil"/>
            </w:tcBorders>
            <w:vAlign w:val="center"/>
            <w:hideMark/>
          </w:tcPr>
          <w:p w14:paraId="0F0CC34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0.03</w:t>
            </w:r>
          </w:p>
        </w:tc>
        <w:tc>
          <w:tcPr>
            <w:tcW w:w="1340" w:type="dxa"/>
            <w:gridSpan w:val="2"/>
            <w:tcBorders>
              <w:top w:val="nil"/>
              <w:left w:val="nil"/>
              <w:bottom w:val="nil"/>
              <w:right w:val="nil"/>
            </w:tcBorders>
          </w:tcPr>
          <w:p w14:paraId="77ACBB9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0.02</w:t>
            </w:r>
          </w:p>
        </w:tc>
        <w:tc>
          <w:tcPr>
            <w:tcW w:w="1048" w:type="dxa"/>
            <w:gridSpan w:val="2"/>
            <w:tcBorders>
              <w:top w:val="nil"/>
              <w:left w:val="nil"/>
              <w:bottom w:val="nil"/>
              <w:right w:val="nil"/>
            </w:tcBorders>
            <w:vAlign w:val="center"/>
            <w:hideMark/>
          </w:tcPr>
          <w:p w14:paraId="38A52AD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0.03</w:t>
            </w:r>
          </w:p>
        </w:tc>
      </w:tr>
      <w:tr w:rsidR="00032DC4" w:rsidRPr="00975BD3" w14:paraId="01F3B709" w14:textId="77777777" w:rsidTr="002E00F1">
        <w:trPr>
          <w:cantSplit/>
          <w:trHeight w:val="21"/>
        </w:trPr>
        <w:tc>
          <w:tcPr>
            <w:tcW w:w="2327" w:type="dxa"/>
            <w:gridSpan w:val="2"/>
            <w:tcBorders>
              <w:top w:val="nil"/>
              <w:left w:val="nil"/>
              <w:bottom w:val="nil"/>
              <w:right w:val="nil"/>
            </w:tcBorders>
            <w:vAlign w:val="center"/>
            <w:hideMark/>
          </w:tcPr>
          <w:p w14:paraId="5BC5E95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529681F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30460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09F4404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A53391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5C2EC6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3715E02A" w14:textId="77777777" w:rsidTr="002E00F1">
        <w:trPr>
          <w:cantSplit/>
          <w:trHeight w:val="21"/>
        </w:trPr>
        <w:tc>
          <w:tcPr>
            <w:tcW w:w="2327" w:type="dxa"/>
            <w:gridSpan w:val="2"/>
            <w:tcBorders>
              <w:top w:val="nil"/>
              <w:left w:val="nil"/>
              <w:bottom w:val="nil"/>
              <w:right w:val="nil"/>
            </w:tcBorders>
            <w:vAlign w:val="center"/>
            <w:hideMark/>
          </w:tcPr>
          <w:p w14:paraId="7DC18DA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056491D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0.01</w:t>
            </w:r>
          </w:p>
        </w:tc>
        <w:tc>
          <w:tcPr>
            <w:tcW w:w="1701" w:type="dxa"/>
            <w:gridSpan w:val="3"/>
            <w:tcBorders>
              <w:top w:val="nil"/>
              <w:left w:val="nil"/>
              <w:bottom w:val="nil"/>
              <w:right w:val="nil"/>
            </w:tcBorders>
            <w:vAlign w:val="center"/>
            <w:hideMark/>
          </w:tcPr>
          <w:p w14:paraId="7E3BE93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0.03</w:t>
            </w:r>
          </w:p>
        </w:tc>
        <w:tc>
          <w:tcPr>
            <w:tcW w:w="1843" w:type="dxa"/>
            <w:gridSpan w:val="2"/>
            <w:tcBorders>
              <w:top w:val="nil"/>
              <w:left w:val="nil"/>
              <w:bottom w:val="nil"/>
              <w:right w:val="nil"/>
            </w:tcBorders>
            <w:vAlign w:val="center"/>
            <w:hideMark/>
          </w:tcPr>
          <w:p w14:paraId="5B6E52A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0.04</w:t>
            </w:r>
          </w:p>
        </w:tc>
        <w:tc>
          <w:tcPr>
            <w:tcW w:w="1340" w:type="dxa"/>
            <w:gridSpan w:val="2"/>
            <w:tcBorders>
              <w:top w:val="nil"/>
              <w:left w:val="nil"/>
              <w:bottom w:val="nil"/>
              <w:right w:val="nil"/>
            </w:tcBorders>
          </w:tcPr>
          <w:p w14:paraId="32656D5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1.03</w:t>
            </w:r>
          </w:p>
        </w:tc>
        <w:tc>
          <w:tcPr>
            <w:tcW w:w="1048" w:type="dxa"/>
            <w:gridSpan w:val="2"/>
            <w:tcBorders>
              <w:top w:val="nil"/>
              <w:left w:val="nil"/>
              <w:bottom w:val="nil"/>
              <w:right w:val="nil"/>
            </w:tcBorders>
            <w:vAlign w:val="center"/>
            <w:hideMark/>
          </w:tcPr>
          <w:p w14:paraId="7821786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0.37</w:t>
            </w:r>
          </w:p>
        </w:tc>
      </w:tr>
      <w:tr w:rsidR="00032DC4" w:rsidRPr="00975BD3" w14:paraId="7C8EC25E" w14:textId="77777777" w:rsidTr="002E00F1">
        <w:trPr>
          <w:cantSplit/>
          <w:trHeight w:val="21"/>
        </w:trPr>
        <w:tc>
          <w:tcPr>
            <w:tcW w:w="2327" w:type="dxa"/>
            <w:gridSpan w:val="2"/>
            <w:tcBorders>
              <w:top w:val="nil"/>
              <w:left w:val="nil"/>
              <w:bottom w:val="nil"/>
              <w:right w:val="nil"/>
            </w:tcBorders>
            <w:vAlign w:val="center"/>
            <w:hideMark/>
          </w:tcPr>
          <w:p w14:paraId="5D457AC1"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4D83339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3D5F6D9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0FC211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338EEE3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0D54781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041D16C3" w14:textId="77777777" w:rsidTr="002E00F1">
        <w:trPr>
          <w:cantSplit/>
          <w:trHeight w:val="21"/>
        </w:trPr>
        <w:tc>
          <w:tcPr>
            <w:tcW w:w="2327" w:type="dxa"/>
            <w:gridSpan w:val="2"/>
            <w:tcBorders>
              <w:top w:val="nil"/>
              <w:left w:val="nil"/>
              <w:bottom w:val="nil"/>
              <w:right w:val="nil"/>
            </w:tcBorders>
            <w:vAlign w:val="center"/>
            <w:hideMark/>
          </w:tcPr>
          <w:p w14:paraId="0BC39812"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69ADB132"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4773B004"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-21.44%</w:t>
            </w:r>
          </w:p>
        </w:tc>
        <w:tc>
          <w:tcPr>
            <w:tcW w:w="1843" w:type="dxa"/>
            <w:gridSpan w:val="2"/>
            <w:tcBorders>
              <w:top w:val="nil"/>
              <w:left w:val="nil"/>
              <w:bottom w:val="nil"/>
              <w:right w:val="nil"/>
            </w:tcBorders>
            <w:vAlign w:val="center"/>
            <w:hideMark/>
          </w:tcPr>
          <w:p w14:paraId="3C347606"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5.13%</w:t>
            </w:r>
          </w:p>
        </w:tc>
        <w:tc>
          <w:tcPr>
            <w:tcW w:w="1340" w:type="dxa"/>
            <w:gridSpan w:val="2"/>
            <w:tcBorders>
              <w:top w:val="nil"/>
              <w:left w:val="nil"/>
              <w:bottom w:val="nil"/>
              <w:right w:val="nil"/>
            </w:tcBorders>
          </w:tcPr>
          <w:p w14:paraId="43A0A596"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3.80%</w:t>
            </w:r>
          </w:p>
        </w:tc>
        <w:tc>
          <w:tcPr>
            <w:tcW w:w="1048" w:type="dxa"/>
            <w:gridSpan w:val="2"/>
            <w:tcBorders>
              <w:top w:val="nil"/>
              <w:left w:val="nil"/>
              <w:bottom w:val="nil"/>
              <w:right w:val="nil"/>
            </w:tcBorders>
            <w:vAlign w:val="center"/>
            <w:hideMark/>
          </w:tcPr>
          <w:p w14:paraId="04FD4A6E"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1.38%</w:t>
            </w:r>
          </w:p>
        </w:tc>
      </w:tr>
      <w:tr w:rsidR="00032DC4" w:rsidRPr="00975BD3" w14:paraId="29D85130" w14:textId="77777777" w:rsidTr="00975BD3">
        <w:trPr>
          <w:cantSplit/>
          <w:trHeight w:val="504"/>
        </w:trPr>
        <w:tc>
          <w:tcPr>
            <w:tcW w:w="593" w:type="dxa"/>
            <w:tcBorders>
              <w:top w:val="nil"/>
              <w:left w:val="nil"/>
              <w:bottom w:val="nil"/>
              <w:right w:val="nil"/>
            </w:tcBorders>
          </w:tcPr>
          <w:p w14:paraId="6AFEDE2D"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4E9E4C0C"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SITEONE LANDSCAPE SUPPLY INC (025893)</w:t>
            </w:r>
          </w:p>
        </w:tc>
      </w:tr>
      <w:tr w:rsidR="00032DC4" w:rsidRPr="00975BD3" w14:paraId="6DDA7148"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6AAF5655"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638FE80C"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22C60727"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220D2123"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6CBCF781"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28700E1F"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673D7BAA" w14:textId="77777777" w:rsidTr="002E00F1">
        <w:trPr>
          <w:cantSplit/>
          <w:trHeight w:val="21"/>
        </w:trPr>
        <w:tc>
          <w:tcPr>
            <w:tcW w:w="2327" w:type="dxa"/>
            <w:gridSpan w:val="2"/>
            <w:tcBorders>
              <w:top w:val="nil"/>
              <w:left w:val="nil"/>
              <w:bottom w:val="nil"/>
              <w:right w:val="nil"/>
            </w:tcBorders>
            <w:vAlign w:val="center"/>
            <w:hideMark/>
          </w:tcPr>
          <w:p w14:paraId="7038D5E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4F74188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2021</w:t>
            </w:r>
          </w:p>
        </w:tc>
        <w:tc>
          <w:tcPr>
            <w:tcW w:w="1701" w:type="dxa"/>
            <w:gridSpan w:val="3"/>
            <w:tcBorders>
              <w:top w:val="nil"/>
              <w:left w:val="nil"/>
              <w:bottom w:val="nil"/>
              <w:right w:val="nil"/>
            </w:tcBorders>
            <w:vAlign w:val="center"/>
            <w:hideMark/>
          </w:tcPr>
          <w:p w14:paraId="33DEB44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01B63C6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473892B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60603E2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4D895922" w14:textId="77777777" w:rsidTr="002E00F1">
        <w:trPr>
          <w:cantSplit/>
          <w:trHeight w:val="21"/>
        </w:trPr>
        <w:tc>
          <w:tcPr>
            <w:tcW w:w="2327" w:type="dxa"/>
            <w:gridSpan w:val="2"/>
            <w:tcBorders>
              <w:top w:val="nil"/>
              <w:left w:val="nil"/>
              <w:bottom w:val="nil"/>
              <w:right w:val="nil"/>
            </w:tcBorders>
            <w:vAlign w:val="center"/>
            <w:hideMark/>
          </w:tcPr>
          <w:p w14:paraId="3CBE219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651C83B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11F5CAB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1D6F848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5A3C475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558AEBE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200BF57" w14:textId="77777777" w:rsidTr="002E00F1">
        <w:trPr>
          <w:cantSplit/>
          <w:trHeight w:val="21"/>
        </w:trPr>
        <w:tc>
          <w:tcPr>
            <w:tcW w:w="2327" w:type="dxa"/>
            <w:gridSpan w:val="2"/>
            <w:tcBorders>
              <w:top w:val="nil"/>
              <w:left w:val="nil"/>
              <w:bottom w:val="nil"/>
              <w:right w:val="nil"/>
            </w:tcBorders>
            <w:vAlign w:val="center"/>
            <w:hideMark/>
          </w:tcPr>
          <w:p w14:paraId="292D412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48281EF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46381E3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71EB872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3ABFFC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2881AE1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591F7AC2" w14:textId="77777777" w:rsidTr="002E00F1">
        <w:trPr>
          <w:cantSplit/>
          <w:trHeight w:val="21"/>
        </w:trPr>
        <w:tc>
          <w:tcPr>
            <w:tcW w:w="2327" w:type="dxa"/>
            <w:gridSpan w:val="2"/>
            <w:tcBorders>
              <w:top w:val="nil"/>
              <w:left w:val="nil"/>
              <w:bottom w:val="nil"/>
              <w:right w:val="nil"/>
            </w:tcBorders>
            <w:vAlign w:val="center"/>
            <w:hideMark/>
          </w:tcPr>
          <w:p w14:paraId="41B9204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761936E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3,475.70</w:t>
            </w:r>
          </w:p>
        </w:tc>
        <w:tc>
          <w:tcPr>
            <w:tcW w:w="1701" w:type="dxa"/>
            <w:gridSpan w:val="3"/>
            <w:tcBorders>
              <w:top w:val="nil"/>
              <w:left w:val="nil"/>
              <w:bottom w:val="nil"/>
              <w:right w:val="nil"/>
            </w:tcBorders>
            <w:vAlign w:val="center"/>
            <w:hideMark/>
          </w:tcPr>
          <w:p w14:paraId="405C7C0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4,014.50</w:t>
            </w:r>
          </w:p>
        </w:tc>
        <w:tc>
          <w:tcPr>
            <w:tcW w:w="1843" w:type="dxa"/>
            <w:gridSpan w:val="2"/>
            <w:tcBorders>
              <w:top w:val="nil"/>
              <w:left w:val="nil"/>
              <w:bottom w:val="nil"/>
              <w:right w:val="nil"/>
            </w:tcBorders>
            <w:vAlign w:val="center"/>
            <w:hideMark/>
          </w:tcPr>
          <w:p w14:paraId="370F349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4,301.20</w:t>
            </w:r>
          </w:p>
        </w:tc>
        <w:tc>
          <w:tcPr>
            <w:tcW w:w="1340" w:type="dxa"/>
            <w:gridSpan w:val="2"/>
            <w:tcBorders>
              <w:top w:val="nil"/>
              <w:left w:val="nil"/>
              <w:bottom w:val="nil"/>
              <w:right w:val="nil"/>
            </w:tcBorders>
          </w:tcPr>
          <w:p w14:paraId="5D6278F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4,540.60</w:t>
            </w:r>
          </w:p>
        </w:tc>
        <w:tc>
          <w:tcPr>
            <w:tcW w:w="1048" w:type="dxa"/>
            <w:gridSpan w:val="2"/>
            <w:tcBorders>
              <w:top w:val="nil"/>
              <w:left w:val="nil"/>
              <w:bottom w:val="nil"/>
              <w:right w:val="nil"/>
            </w:tcBorders>
            <w:vAlign w:val="center"/>
            <w:hideMark/>
          </w:tcPr>
          <w:p w14:paraId="25C6DD2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4,285.43</w:t>
            </w:r>
          </w:p>
        </w:tc>
      </w:tr>
      <w:tr w:rsidR="00032DC4" w:rsidRPr="00975BD3" w14:paraId="7AA364BC" w14:textId="77777777" w:rsidTr="002E00F1">
        <w:trPr>
          <w:cantSplit/>
          <w:trHeight w:val="21"/>
        </w:trPr>
        <w:tc>
          <w:tcPr>
            <w:tcW w:w="2327" w:type="dxa"/>
            <w:gridSpan w:val="2"/>
            <w:tcBorders>
              <w:top w:val="nil"/>
              <w:left w:val="nil"/>
              <w:bottom w:val="nil"/>
              <w:right w:val="nil"/>
            </w:tcBorders>
            <w:vAlign w:val="center"/>
            <w:hideMark/>
          </w:tcPr>
          <w:p w14:paraId="27B550E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71ED5B0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2,263.10</w:t>
            </w:r>
          </w:p>
        </w:tc>
        <w:tc>
          <w:tcPr>
            <w:tcW w:w="1701" w:type="dxa"/>
            <w:gridSpan w:val="3"/>
            <w:tcBorders>
              <w:top w:val="nil"/>
              <w:left w:val="nil"/>
              <w:bottom w:val="nil"/>
              <w:right w:val="nil"/>
            </w:tcBorders>
            <w:vAlign w:val="center"/>
            <w:hideMark/>
          </w:tcPr>
          <w:p w14:paraId="39C9DC5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2,593.00</w:t>
            </w:r>
          </w:p>
        </w:tc>
        <w:tc>
          <w:tcPr>
            <w:tcW w:w="1843" w:type="dxa"/>
            <w:gridSpan w:val="2"/>
            <w:tcBorders>
              <w:top w:val="nil"/>
              <w:left w:val="nil"/>
              <w:bottom w:val="nil"/>
              <w:right w:val="nil"/>
            </w:tcBorders>
            <w:vAlign w:val="center"/>
            <w:hideMark/>
          </w:tcPr>
          <w:p w14:paraId="10176D8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2,807.00</w:t>
            </w:r>
          </w:p>
        </w:tc>
        <w:tc>
          <w:tcPr>
            <w:tcW w:w="1340" w:type="dxa"/>
            <w:gridSpan w:val="2"/>
            <w:tcBorders>
              <w:top w:val="nil"/>
              <w:left w:val="nil"/>
              <w:bottom w:val="nil"/>
              <w:right w:val="nil"/>
            </w:tcBorders>
          </w:tcPr>
          <w:p w14:paraId="6DD249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2,973.40</w:t>
            </w:r>
          </w:p>
        </w:tc>
        <w:tc>
          <w:tcPr>
            <w:tcW w:w="1048" w:type="dxa"/>
            <w:gridSpan w:val="2"/>
            <w:tcBorders>
              <w:top w:val="nil"/>
              <w:left w:val="nil"/>
              <w:bottom w:val="nil"/>
              <w:right w:val="nil"/>
            </w:tcBorders>
            <w:vAlign w:val="center"/>
            <w:hideMark/>
          </w:tcPr>
          <w:p w14:paraId="374F5CA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2,791.13</w:t>
            </w:r>
          </w:p>
        </w:tc>
      </w:tr>
      <w:tr w:rsidR="00032DC4" w:rsidRPr="00975BD3" w14:paraId="3BAB644A" w14:textId="77777777" w:rsidTr="002E00F1">
        <w:trPr>
          <w:cantSplit/>
          <w:trHeight w:val="21"/>
        </w:trPr>
        <w:tc>
          <w:tcPr>
            <w:tcW w:w="2327" w:type="dxa"/>
            <w:gridSpan w:val="2"/>
            <w:tcBorders>
              <w:top w:val="nil"/>
              <w:left w:val="nil"/>
              <w:bottom w:val="nil"/>
              <w:right w:val="nil"/>
            </w:tcBorders>
            <w:vAlign w:val="center"/>
            <w:hideMark/>
          </w:tcPr>
          <w:p w14:paraId="695C8538"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1D6F982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1,212.60</w:t>
            </w:r>
          </w:p>
        </w:tc>
        <w:tc>
          <w:tcPr>
            <w:tcW w:w="1701" w:type="dxa"/>
            <w:gridSpan w:val="3"/>
            <w:tcBorders>
              <w:top w:val="nil"/>
              <w:left w:val="nil"/>
              <w:bottom w:val="nil"/>
              <w:right w:val="nil"/>
            </w:tcBorders>
            <w:vAlign w:val="center"/>
            <w:hideMark/>
          </w:tcPr>
          <w:p w14:paraId="5D2DC03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1,421.50</w:t>
            </w:r>
          </w:p>
        </w:tc>
        <w:tc>
          <w:tcPr>
            <w:tcW w:w="1843" w:type="dxa"/>
            <w:gridSpan w:val="2"/>
            <w:tcBorders>
              <w:top w:val="nil"/>
              <w:left w:val="nil"/>
              <w:bottom w:val="nil"/>
              <w:right w:val="nil"/>
            </w:tcBorders>
            <w:vAlign w:val="center"/>
            <w:hideMark/>
          </w:tcPr>
          <w:p w14:paraId="3F344EA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1,494.20</w:t>
            </w:r>
          </w:p>
        </w:tc>
        <w:tc>
          <w:tcPr>
            <w:tcW w:w="1340" w:type="dxa"/>
            <w:gridSpan w:val="2"/>
            <w:tcBorders>
              <w:top w:val="nil"/>
              <w:left w:val="nil"/>
              <w:bottom w:val="nil"/>
              <w:right w:val="nil"/>
            </w:tcBorders>
          </w:tcPr>
          <w:p w14:paraId="54BA57D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1,567.20</w:t>
            </w:r>
          </w:p>
        </w:tc>
        <w:tc>
          <w:tcPr>
            <w:tcW w:w="1048" w:type="dxa"/>
            <w:gridSpan w:val="2"/>
            <w:tcBorders>
              <w:top w:val="nil"/>
              <w:left w:val="nil"/>
              <w:bottom w:val="nil"/>
              <w:right w:val="nil"/>
            </w:tcBorders>
            <w:vAlign w:val="center"/>
            <w:hideMark/>
          </w:tcPr>
          <w:p w14:paraId="0BC9115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1,494.30</w:t>
            </w:r>
          </w:p>
        </w:tc>
      </w:tr>
      <w:tr w:rsidR="00032DC4" w:rsidRPr="00975BD3" w14:paraId="0F234BCF" w14:textId="77777777" w:rsidTr="002E00F1">
        <w:trPr>
          <w:cantSplit/>
          <w:trHeight w:val="21"/>
        </w:trPr>
        <w:tc>
          <w:tcPr>
            <w:tcW w:w="2327" w:type="dxa"/>
            <w:gridSpan w:val="2"/>
            <w:tcBorders>
              <w:top w:val="nil"/>
              <w:left w:val="nil"/>
              <w:bottom w:val="nil"/>
              <w:right w:val="nil"/>
            </w:tcBorders>
            <w:vAlign w:val="center"/>
            <w:hideMark/>
          </w:tcPr>
          <w:p w14:paraId="3933465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7F1F7C0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817.60</w:t>
            </w:r>
          </w:p>
        </w:tc>
        <w:tc>
          <w:tcPr>
            <w:tcW w:w="1701" w:type="dxa"/>
            <w:gridSpan w:val="3"/>
            <w:tcBorders>
              <w:top w:val="nil"/>
              <w:left w:val="nil"/>
              <w:bottom w:val="nil"/>
              <w:right w:val="nil"/>
            </w:tcBorders>
            <w:vAlign w:val="center"/>
            <w:hideMark/>
          </w:tcPr>
          <w:p w14:paraId="75E630B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983.60</w:t>
            </w:r>
          </w:p>
        </w:tc>
        <w:tc>
          <w:tcPr>
            <w:tcW w:w="1843" w:type="dxa"/>
            <w:gridSpan w:val="2"/>
            <w:tcBorders>
              <w:top w:val="nil"/>
              <w:left w:val="nil"/>
              <w:bottom w:val="nil"/>
              <w:right w:val="nil"/>
            </w:tcBorders>
            <w:vAlign w:val="center"/>
            <w:hideMark/>
          </w:tcPr>
          <w:p w14:paraId="1AE7FFC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1,124.90</w:t>
            </w:r>
          </w:p>
        </w:tc>
        <w:tc>
          <w:tcPr>
            <w:tcW w:w="1340" w:type="dxa"/>
            <w:gridSpan w:val="2"/>
            <w:tcBorders>
              <w:top w:val="nil"/>
              <w:left w:val="nil"/>
              <w:bottom w:val="nil"/>
              <w:right w:val="nil"/>
            </w:tcBorders>
          </w:tcPr>
          <w:p w14:paraId="514B3AC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1,241.80</w:t>
            </w:r>
          </w:p>
        </w:tc>
        <w:tc>
          <w:tcPr>
            <w:tcW w:w="1048" w:type="dxa"/>
            <w:gridSpan w:val="2"/>
            <w:tcBorders>
              <w:top w:val="nil"/>
              <w:left w:val="nil"/>
              <w:bottom w:val="nil"/>
              <w:right w:val="nil"/>
            </w:tcBorders>
            <w:vAlign w:val="center"/>
            <w:hideMark/>
          </w:tcPr>
          <w:p w14:paraId="4E1B79F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1,116.77</w:t>
            </w:r>
          </w:p>
        </w:tc>
      </w:tr>
      <w:tr w:rsidR="00032DC4" w:rsidRPr="00975BD3" w14:paraId="6AD96EF6" w14:textId="77777777" w:rsidTr="002E00F1">
        <w:trPr>
          <w:cantSplit/>
          <w:trHeight w:val="21"/>
        </w:trPr>
        <w:tc>
          <w:tcPr>
            <w:tcW w:w="2327" w:type="dxa"/>
            <w:gridSpan w:val="2"/>
            <w:tcBorders>
              <w:top w:val="nil"/>
              <w:left w:val="nil"/>
              <w:bottom w:val="nil"/>
              <w:right w:val="nil"/>
            </w:tcBorders>
            <w:vAlign w:val="center"/>
            <w:hideMark/>
          </w:tcPr>
          <w:p w14:paraId="581FEB7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5B98EE9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83.00</w:t>
            </w:r>
          </w:p>
        </w:tc>
        <w:tc>
          <w:tcPr>
            <w:tcW w:w="1701" w:type="dxa"/>
            <w:gridSpan w:val="3"/>
            <w:tcBorders>
              <w:top w:val="nil"/>
              <w:left w:val="nil"/>
              <w:bottom w:val="nil"/>
              <w:right w:val="nil"/>
            </w:tcBorders>
            <w:vAlign w:val="center"/>
            <w:hideMark/>
          </w:tcPr>
          <w:p w14:paraId="1506508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103.80</w:t>
            </w:r>
          </w:p>
        </w:tc>
        <w:tc>
          <w:tcPr>
            <w:tcW w:w="1843" w:type="dxa"/>
            <w:gridSpan w:val="2"/>
            <w:tcBorders>
              <w:top w:val="nil"/>
              <w:left w:val="nil"/>
              <w:bottom w:val="nil"/>
              <w:right w:val="nil"/>
            </w:tcBorders>
            <w:vAlign w:val="center"/>
            <w:hideMark/>
          </w:tcPr>
          <w:p w14:paraId="2E4C28E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127.70</w:t>
            </w:r>
          </w:p>
        </w:tc>
        <w:tc>
          <w:tcPr>
            <w:tcW w:w="1340" w:type="dxa"/>
            <w:gridSpan w:val="2"/>
            <w:tcBorders>
              <w:top w:val="nil"/>
              <w:left w:val="nil"/>
              <w:bottom w:val="nil"/>
              <w:right w:val="nil"/>
            </w:tcBorders>
          </w:tcPr>
          <w:p w14:paraId="3ACAFCC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139.00</w:t>
            </w:r>
          </w:p>
        </w:tc>
        <w:tc>
          <w:tcPr>
            <w:tcW w:w="1048" w:type="dxa"/>
            <w:gridSpan w:val="2"/>
            <w:tcBorders>
              <w:top w:val="nil"/>
              <w:left w:val="nil"/>
              <w:bottom w:val="nil"/>
              <w:right w:val="nil"/>
            </w:tcBorders>
            <w:vAlign w:val="center"/>
            <w:hideMark/>
          </w:tcPr>
          <w:p w14:paraId="1850B26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123.50</w:t>
            </w:r>
          </w:p>
        </w:tc>
      </w:tr>
      <w:tr w:rsidR="00032DC4" w:rsidRPr="00975BD3" w14:paraId="224BFAC6" w14:textId="77777777" w:rsidTr="002E00F1">
        <w:trPr>
          <w:cantSplit/>
          <w:trHeight w:val="21"/>
        </w:trPr>
        <w:tc>
          <w:tcPr>
            <w:tcW w:w="2327" w:type="dxa"/>
            <w:gridSpan w:val="2"/>
            <w:tcBorders>
              <w:top w:val="nil"/>
              <w:left w:val="nil"/>
              <w:bottom w:val="nil"/>
              <w:right w:val="nil"/>
            </w:tcBorders>
            <w:vAlign w:val="center"/>
            <w:hideMark/>
          </w:tcPr>
          <w:p w14:paraId="3282C72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5E1E2F4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312.00</w:t>
            </w:r>
          </w:p>
        </w:tc>
        <w:tc>
          <w:tcPr>
            <w:tcW w:w="1701" w:type="dxa"/>
            <w:gridSpan w:val="3"/>
            <w:tcBorders>
              <w:top w:val="nil"/>
              <w:left w:val="nil"/>
              <w:bottom w:val="nil"/>
              <w:right w:val="nil"/>
            </w:tcBorders>
            <w:vAlign w:val="center"/>
            <w:hideMark/>
          </w:tcPr>
          <w:p w14:paraId="4707AA8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334.10</w:t>
            </w:r>
          </w:p>
        </w:tc>
        <w:tc>
          <w:tcPr>
            <w:tcW w:w="1843" w:type="dxa"/>
            <w:gridSpan w:val="2"/>
            <w:tcBorders>
              <w:top w:val="nil"/>
              <w:left w:val="nil"/>
              <w:bottom w:val="nil"/>
              <w:right w:val="nil"/>
            </w:tcBorders>
            <w:vAlign w:val="center"/>
            <w:hideMark/>
          </w:tcPr>
          <w:p w14:paraId="0C25D5B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241.60</w:t>
            </w:r>
          </w:p>
        </w:tc>
        <w:tc>
          <w:tcPr>
            <w:tcW w:w="1340" w:type="dxa"/>
            <w:gridSpan w:val="2"/>
            <w:tcBorders>
              <w:top w:val="nil"/>
              <w:left w:val="nil"/>
              <w:bottom w:val="nil"/>
              <w:right w:val="nil"/>
            </w:tcBorders>
          </w:tcPr>
          <w:p w14:paraId="22836FD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186.40</w:t>
            </w:r>
          </w:p>
        </w:tc>
        <w:tc>
          <w:tcPr>
            <w:tcW w:w="1048" w:type="dxa"/>
            <w:gridSpan w:val="2"/>
            <w:tcBorders>
              <w:top w:val="nil"/>
              <w:left w:val="nil"/>
              <w:bottom w:val="nil"/>
              <w:right w:val="nil"/>
            </w:tcBorders>
            <w:vAlign w:val="center"/>
            <w:hideMark/>
          </w:tcPr>
          <w:p w14:paraId="2766801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254.03</w:t>
            </w:r>
          </w:p>
        </w:tc>
      </w:tr>
      <w:tr w:rsidR="00032DC4" w:rsidRPr="00975BD3" w14:paraId="741E434D" w14:textId="77777777" w:rsidTr="002E00F1">
        <w:trPr>
          <w:cantSplit/>
          <w:trHeight w:val="21"/>
        </w:trPr>
        <w:tc>
          <w:tcPr>
            <w:tcW w:w="2327" w:type="dxa"/>
            <w:gridSpan w:val="2"/>
            <w:tcBorders>
              <w:top w:val="nil"/>
              <w:left w:val="nil"/>
              <w:bottom w:val="nil"/>
              <w:right w:val="nil"/>
            </w:tcBorders>
            <w:vAlign w:val="center"/>
            <w:hideMark/>
          </w:tcPr>
          <w:p w14:paraId="57E0354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4F69ADB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43AA1D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785FBD2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0BE93BC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0DA7A98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29B94FAA" w14:textId="77777777" w:rsidTr="002E00F1">
        <w:trPr>
          <w:cantSplit/>
          <w:trHeight w:val="21"/>
        </w:trPr>
        <w:tc>
          <w:tcPr>
            <w:tcW w:w="2327" w:type="dxa"/>
            <w:gridSpan w:val="2"/>
            <w:tcBorders>
              <w:top w:val="nil"/>
              <w:left w:val="nil"/>
              <w:bottom w:val="nil"/>
              <w:right w:val="nil"/>
            </w:tcBorders>
            <w:vAlign w:val="center"/>
            <w:hideMark/>
          </w:tcPr>
          <w:p w14:paraId="4808DCD4"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170C949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8AD746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1158079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928C43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2BFD267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3FA4A67B" w14:textId="77777777" w:rsidTr="002E00F1">
        <w:trPr>
          <w:cantSplit/>
          <w:trHeight w:val="21"/>
        </w:trPr>
        <w:tc>
          <w:tcPr>
            <w:tcW w:w="2327" w:type="dxa"/>
            <w:gridSpan w:val="2"/>
            <w:tcBorders>
              <w:top w:val="nil"/>
              <w:left w:val="nil"/>
              <w:bottom w:val="nil"/>
              <w:right w:val="nil"/>
            </w:tcBorders>
            <w:vAlign w:val="center"/>
            <w:hideMark/>
          </w:tcPr>
          <w:p w14:paraId="4531FB9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298D604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397.10</w:t>
            </w:r>
          </w:p>
        </w:tc>
        <w:tc>
          <w:tcPr>
            <w:tcW w:w="1701" w:type="dxa"/>
            <w:gridSpan w:val="3"/>
            <w:tcBorders>
              <w:top w:val="nil"/>
              <w:left w:val="nil"/>
              <w:bottom w:val="nil"/>
              <w:right w:val="nil"/>
            </w:tcBorders>
            <w:vAlign w:val="center"/>
            <w:hideMark/>
          </w:tcPr>
          <w:p w14:paraId="2FB2E21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466.40</w:t>
            </w:r>
          </w:p>
        </w:tc>
        <w:tc>
          <w:tcPr>
            <w:tcW w:w="1843" w:type="dxa"/>
            <w:gridSpan w:val="2"/>
            <w:tcBorders>
              <w:top w:val="nil"/>
              <w:left w:val="nil"/>
              <w:bottom w:val="nil"/>
              <w:right w:val="nil"/>
            </w:tcBorders>
            <w:vAlign w:val="center"/>
            <w:hideMark/>
          </w:tcPr>
          <w:p w14:paraId="7C97D6C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490.60</w:t>
            </w:r>
          </w:p>
        </w:tc>
        <w:tc>
          <w:tcPr>
            <w:tcW w:w="1340" w:type="dxa"/>
            <w:gridSpan w:val="2"/>
            <w:tcBorders>
              <w:top w:val="nil"/>
              <w:left w:val="nil"/>
              <w:bottom w:val="nil"/>
              <w:right w:val="nil"/>
            </w:tcBorders>
          </w:tcPr>
          <w:p w14:paraId="6817955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559.40</w:t>
            </w:r>
          </w:p>
        </w:tc>
        <w:tc>
          <w:tcPr>
            <w:tcW w:w="1048" w:type="dxa"/>
            <w:gridSpan w:val="2"/>
            <w:tcBorders>
              <w:top w:val="nil"/>
              <w:left w:val="nil"/>
              <w:bottom w:val="nil"/>
              <w:right w:val="nil"/>
            </w:tcBorders>
            <w:vAlign w:val="center"/>
            <w:hideMark/>
          </w:tcPr>
          <w:p w14:paraId="6BCA016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505.47</w:t>
            </w:r>
          </w:p>
        </w:tc>
      </w:tr>
      <w:tr w:rsidR="00032DC4" w:rsidRPr="00975BD3" w14:paraId="6F650619" w14:textId="77777777" w:rsidTr="002E00F1">
        <w:trPr>
          <w:cantSplit/>
          <w:trHeight w:val="21"/>
        </w:trPr>
        <w:tc>
          <w:tcPr>
            <w:tcW w:w="2327" w:type="dxa"/>
            <w:gridSpan w:val="2"/>
            <w:tcBorders>
              <w:top w:val="nil"/>
              <w:left w:val="nil"/>
              <w:bottom w:val="nil"/>
              <w:right w:val="nil"/>
            </w:tcBorders>
            <w:vAlign w:val="center"/>
            <w:hideMark/>
          </w:tcPr>
          <w:p w14:paraId="2A93A36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7CF0CE1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636.60</w:t>
            </w:r>
          </w:p>
        </w:tc>
        <w:tc>
          <w:tcPr>
            <w:tcW w:w="1701" w:type="dxa"/>
            <w:gridSpan w:val="3"/>
            <w:tcBorders>
              <w:top w:val="nil"/>
              <w:left w:val="nil"/>
              <w:bottom w:val="nil"/>
              <w:right w:val="nil"/>
            </w:tcBorders>
            <w:vAlign w:val="center"/>
            <w:hideMark/>
          </w:tcPr>
          <w:p w14:paraId="3D1FCF4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767.70</w:t>
            </w:r>
          </w:p>
        </w:tc>
        <w:tc>
          <w:tcPr>
            <w:tcW w:w="1843" w:type="dxa"/>
            <w:gridSpan w:val="2"/>
            <w:tcBorders>
              <w:top w:val="nil"/>
              <w:left w:val="nil"/>
              <w:bottom w:val="nil"/>
              <w:right w:val="nil"/>
            </w:tcBorders>
            <w:vAlign w:val="center"/>
            <w:hideMark/>
          </w:tcPr>
          <w:p w14:paraId="085FBF2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771.20</w:t>
            </w:r>
          </w:p>
        </w:tc>
        <w:tc>
          <w:tcPr>
            <w:tcW w:w="1340" w:type="dxa"/>
            <w:gridSpan w:val="2"/>
            <w:tcBorders>
              <w:top w:val="nil"/>
              <w:left w:val="nil"/>
              <w:bottom w:val="nil"/>
              <w:right w:val="nil"/>
            </w:tcBorders>
          </w:tcPr>
          <w:p w14:paraId="5C35AF6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827.20</w:t>
            </w:r>
          </w:p>
        </w:tc>
        <w:tc>
          <w:tcPr>
            <w:tcW w:w="1048" w:type="dxa"/>
            <w:gridSpan w:val="2"/>
            <w:tcBorders>
              <w:top w:val="nil"/>
              <w:left w:val="nil"/>
              <w:bottom w:val="nil"/>
              <w:right w:val="nil"/>
            </w:tcBorders>
            <w:vAlign w:val="center"/>
            <w:hideMark/>
          </w:tcPr>
          <w:p w14:paraId="129814D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788.70</w:t>
            </w:r>
          </w:p>
        </w:tc>
      </w:tr>
      <w:tr w:rsidR="00032DC4" w:rsidRPr="00975BD3" w14:paraId="4C0C3974" w14:textId="77777777" w:rsidTr="002E00F1">
        <w:trPr>
          <w:cantSplit/>
          <w:trHeight w:val="21"/>
        </w:trPr>
        <w:tc>
          <w:tcPr>
            <w:tcW w:w="2327" w:type="dxa"/>
            <w:gridSpan w:val="2"/>
            <w:tcBorders>
              <w:top w:val="nil"/>
              <w:left w:val="nil"/>
              <w:bottom w:val="nil"/>
              <w:right w:val="nil"/>
            </w:tcBorders>
            <w:vAlign w:val="center"/>
            <w:hideMark/>
          </w:tcPr>
          <w:p w14:paraId="11A7E68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714426E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E9565E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4731DA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F45FF4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B5F8F6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1D370073" w14:textId="77777777" w:rsidTr="002E00F1">
        <w:trPr>
          <w:cantSplit/>
          <w:trHeight w:val="21"/>
        </w:trPr>
        <w:tc>
          <w:tcPr>
            <w:tcW w:w="2327" w:type="dxa"/>
            <w:gridSpan w:val="2"/>
            <w:tcBorders>
              <w:top w:val="nil"/>
              <w:left w:val="nil"/>
              <w:bottom w:val="nil"/>
              <w:right w:val="nil"/>
            </w:tcBorders>
            <w:vAlign w:val="center"/>
            <w:hideMark/>
          </w:tcPr>
          <w:p w14:paraId="0C05006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36EDC43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254.50</w:t>
            </w:r>
          </w:p>
        </w:tc>
        <w:tc>
          <w:tcPr>
            <w:tcW w:w="1701" w:type="dxa"/>
            <w:gridSpan w:val="3"/>
            <w:tcBorders>
              <w:top w:val="nil"/>
              <w:left w:val="nil"/>
              <w:bottom w:val="nil"/>
              <w:right w:val="nil"/>
            </w:tcBorders>
            <w:vAlign w:val="center"/>
            <w:hideMark/>
          </w:tcPr>
          <w:p w14:paraId="5A8D466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279.70</w:t>
            </w:r>
          </w:p>
        </w:tc>
        <w:tc>
          <w:tcPr>
            <w:tcW w:w="1843" w:type="dxa"/>
            <w:gridSpan w:val="2"/>
            <w:tcBorders>
              <w:top w:val="nil"/>
              <w:left w:val="nil"/>
              <w:bottom w:val="nil"/>
              <w:right w:val="nil"/>
            </w:tcBorders>
            <w:vAlign w:val="center"/>
            <w:hideMark/>
          </w:tcPr>
          <w:p w14:paraId="78D3924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270.80</w:t>
            </w:r>
          </w:p>
        </w:tc>
        <w:tc>
          <w:tcPr>
            <w:tcW w:w="1340" w:type="dxa"/>
            <w:gridSpan w:val="2"/>
            <w:tcBorders>
              <w:top w:val="nil"/>
              <w:left w:val="nil"/>
              <w:bottom w:val="nil"/>
              <w:right w:val="nil"/>
            </w:tcBorders>
          </w:tcPr>
          <w:p w14:paraId="679F56A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315.50</w:t>
            </w:r>
          </w:p>
        </w:tc>
        <w:tc>
          <w:tcPr>
            <w:tcW w:w="1048" w:type="dxa"/>
            <w:gridSpan w:val="2"/>
            <w:tcBorders>
              <w:top w:val="nil"/>
              <w:left w:val="nil"/>
              <w:bottom w:val="nil"/>
              <w:right w:val="nil"/>
            </w:tcBorders>
            <w:vAlign w:val="center"/>
            <w:hideMark/>
          </w:tcPr>
          <w:p w14:paraId="66CB382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288.67</w:t>
            </w:r>
          </w:p>
        </w:tc>
      </w:tr>
      <w:tr w:rsidR="00032DC4" w:rsidRPr="00975BD3" w14:paraId="1F2695DD" w14:textId="77777777" w:rsidTr="002E00F1">
        <w:trPr>
          <w:cantSplit/>
          <w:trHeight w:val="21"/>
        </w:trPr>
        <w:tc>
          <w:tcPr>
            <w:tcW w:w="2327" w:type="dxa"/>
            <w:gridSpan w:val="2"/>
            <w:tcBorders>
              <w:top w:val="nil"/>
              <w:left w:val="nil"/>
              <w:bottom w:val="nil"/>
              <w:right w:val="nil"/>
            </w:tcBorders>
            <w:vAlign w:val="center"/>
            <w:hideMark/>
          </w:tcPr>
          <w:p w14:paraId="6218F70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72CA54D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5725688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5128450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10ED280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524C85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7FCE3060" w14:textId="77777777" w:rsidTr="002E00F1">
        <w:trPr>
          <w:cantSplit/>
          <w:trHeight w:val="21"/>
        </w:trPr>
        <w:tc>
          <w:tcPr>
            <w:tcW w:w="2327" w:type="dxa"/>
            <w:gridSpan w:val="2"/>
            <w:tcBorders>
              <w:top w:val="nil"/>
              <w:left w:val="nil"/>
              <w:bottom w:val="nil"/>
              <w:right w:val="nil"/>
            </w:tcBorders>
            <w:vAlign w:val="center"/>
            <w:hideMark/>
          </w:tcPr>
          <w:p w14:paraId="264FF443"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645A71EC"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7CD164CA"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7.99%</w:t>
            </w:r>
          </w:p>
        </w:tc>
        <w:tc>
          <w:tcPr>
            <w:tcW w:w="1843" w:type="dxa"/>
            <w:gridSpan w:val="2"/>
            <w:tcBorders>
              <w:top w:val="nil"/>
              <w:left w:val="nil"/>
              <w:bottom w:val="nil"/>
              <w:right w:val="nil"/>
            </w:tcBorders>
            <w:vAlign w:val="center"/>
            <w:hideMark/>
          </w:tcPr>
          <w:p w14:paraId="08149578"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5.17%</w:t>
            </w:r>
          </w:p>
        </w:tc>
        <w:tc>
          <w:tcPr>
            <w:tcW w:w="1340" w:type="dxa"/>
            <w:gridSpan w:val="2"/>
            <w:tcBorders>
              <w:top w:val="nil"/>
              <w:left w:val="nil"/>
              <w:bottom w:val="nil"/>
              <w:right w:val="nil"/>
            </w:tcBorders>
          </w:tcPr>
          <w:p w14:paraId="18B6C848"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3.25%</w:t>
            </w:r>
          </w:p>
        </w:tc>
        <w:tc>
          <w:tcPr>
            <w:tcW w:w="1048" w:type="dxa"/>
            <w:gridSpan w:val="2"/>
            <w:tcBorders>
              <w:top w:val="nil"/>
              <w:left w:val="nil"/>
              <w:bottom w:val="nil"/>
              <w:right w:val="nil"/>
            </w:tcBorders>
            <w:vAlign w:val="center"/>
            <w:hideMark/>
          </w:tcPr>
          <w:p w14:paraId="372E21A9"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5.36%</w:t>
            </w:r>
          </w:p>
        </w:tc>
      </w:tr>
      <w:tr w:rsidR="00032DC4" w:rsidRPr="00975BD3" w14:paraId="14189F67" w14:textId="77777777" w:rsidTr="00975BD3">
        <w:trPr>
          <w:cantSplit/>
          <w:trHeight w:val="504"/>
        </w:trPr>
        <w:tc>
          <w:tcPr>
            <w:tcW w:w="593" w:type="dxa"/>
            <w:tcBorders>
              <w:top w:val="nil"/>
              <w:left w:val="nil"/>
              <w:bottom w:val="nil"/>
              <w:right w:val="nil"/>
            </w:tcBorders>
          </w:tcPr>
          <w:p w14:paraId="2422C6DE"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6533ED04"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TAIGA BUILDING PRODUCTS LTD (028399)</w:t>
            </w:r>
          </w:p>
        </w:tc>
      </w:tr>
      <w:tr w:rsidR="00032DC4" w:rsidRPr="00975BD3" w14:paraId="005C13F5"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0FA7E9F1"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37C68CE1"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571774C5"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39E78C06"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02F38F96"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54D812F5"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6AA8DA76" w14:textId="77777777" w:rsidTr="002E00F1">
        <w:trPr>
          <w:cantSplit/>
          <w:trHeight w:val="21"/>
        </w:trPr>
        <w:tc>
          <w:tcPr>
            <w:tcW w:w="2327" w:type="dxa"/>
            <w:gridSpan w:val="2"/>
            <w:tcBorders>
              <w:top w:val="nil"/>
              <w:left w:val="nil"/>
              <w:bottom w:val="nil"/>
              <w:right w:val="nil"/>
            </w:tcBorders>
            <w:vAlign w:val="center"/>
            <w:hideMark/>
          </w:tcPr>
          <w:p w14:paraId="6776450A"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3F4382D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2021</w:t>
            </w:r>
          </w:p>
        </w:tc>
        <w:tc>
          <w:tcPr>
            <w:tcW w:w="1701" w:type="dxa"/>
            <w:gridSpan w:val="3"/>
            <w:tcBorders>
              <w:top w:val="nil"/>
              <w:left w:val="nil"/>
              <w:bottom w:val="nil"/>
              <w:right w:val="nil"/>
            </w:tcBorders>
            <w:vAlign w:val="center"/>
            <w:hideMark/>
          </w:tcPr>
          <w:p w14:paraId="1BFEB9F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2022</w:t>
            </w:r>
          </w:p>
        </w:tc>
        <w:tc>
          <w:tcPr>
            <w:tcW w:w="1843" w:type="dxa"/>
            <w:gridSpan w:val="2"/>
            <w:tcBorders>
              <w:top w:val="nil"/>
              <w:left w:val="nil"/>
              <w:bottom w:val="nil"/>
              <w:right w:val="nil"/>
            </w:tcBorders>
            <w:vAlign w:val="center"/>
            <w:hideMark/>
          </w:tcPr>
          <w:p w14:paraId="1631D08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2023</w:t>
            </w:r>
          </w:p>
        </w:tc>
        <w:tc>
          <w:tcPr>
            <w:tcW w:w="1340" w:type="dxa"/>
            <w:gridSpan w:val="2"/>
            <w:tcBorders>
              <w:top w:val="nil"/>
              <w:left w:val="nil"/>
              <w:bottom w:val="nil"/>
              <w:right w:val="nil"/>
            </w:tcBorders>
          </w:tcPr>
          <w:p w14:paraId="101914E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Dec 2024</w:t>
            </w:r>
          </w:p>
        </w:tc>
        <w:tc>
          <w:tcPr>
            <w:tcW w:w="1048" w:type="dxa"/>
            <w:gridSpan w:val="2"/>
            <w:tcBorders>
              <w:top w:val="nil"/>
              <w:left w:val="nil"/>
              <w:bottom w:val="nil"/>
              <w:right w:val="nil"/>
            </w:tcBorders>
            <w:vAlign w:val="center"/>
            <w:hideMark/>
          </w:tcPr>
          <w:p w14:paraId="2D427C5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242BB4A9" w14:textId="77777777" w:rsidTr="002E00F1">
        <w:trPr>
          <w:cantSplit/>
          <w:trHeight w:val="21"/>
        </w:trPr>
        <w:tc>
          <w:tcPr>
            <w:tcW w:w="2327" w:type="dxa"/>
            <w:gridSpan w:val="2"/>
            <w:tcBorders>
              <w:top w:val="nil"/>
              <w:left w:val="nil"/>
              <w:bottom w:val="nil"/>
              <w:right w:val="nil"/>
            </w:tcBorders>
            <w:vAlign w:val="center"/>
            <w:hideMark/>
          </w:tcPr>
          <w:p w14:paraId="6AD1DE4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1049E60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7E09402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43EDF95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1B8295A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7BB32F5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45771435" w14:textId="77777777" w:rsidTr="002E00F1">
        <w:trPr>
          <w:cantSplit/>
          <w:trHeight w:val="21"/>
        </w:trPr>
        <w:tc>
          <w:tcPr>
            <w:tcW w:w="2327" w:type="dxa"/>
            <w:gridSpan w:val="2"/>
            <w:tcBorders>
              <w:top w:val="nil"/>
              <w:left w:val="nil"/>
              <w:bottom w:val="nil"/>
              <w:right w:val="nil"/>
            </w:tcBorders>
            <w:vAlign w:val="center"/>
            <w:hideMark/>
          </w:tcPr>
          <w:p w14:paraId="3BBE76B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14DCEA4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A1373A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574A09F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4E6E343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4D5B46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14E77241" w14:textId="77777777" w:rsidTr="002E00F1">
        <w:trPr>
          <w:cantSplit/>
          <w:trHeight w:val="21"/>
        </w:trPr>
        <w:tc>
          <w:tcPr>
            <w:tcW w:w="2327" w:type="dxa"/>
            <w:gridSpan w:val="2"/>
            <w:tcBorders>
              <w:top w:val="nil"/>
              <w:left w:val="nil"/>
              <w:bottom w:val="nil"/>
              <w:right w:val="nil"/>
            </w:tcBorders>
            <w:vAlign w:val="center"/>
            <w:hideMark/>
          </w:tcPr>
          <w:p w14:paraId="044F1D0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6A19855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1,770.39</w:t>
            </w:r>
          </w:p>
        </w:tc>
        <w:tc>
          <w:tcPr>
            <w:tcW w:w="1701" w:type="dxa"/>
            <w:gridSpan w:val="3"/>
            <w:tcBorders>
              <w:top w:val="nil"/>
              <w:left w:val="nil"/>
              <w:bottom w:val="nil"/>
              <w:right w:val="nil"/>
            </w:tcBorders>
            <w:vAlign w:val="center"/>
            <w:hideMark/>
          </w:tcPr>
          <w:p w14:paraId="701D0E6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1,683.91</w:t>
            </w:r>
          </w:p>
        </w:tc>
        <w:tc>
          <w:tcPr>
            <w:tcW w:w="1843" w:type="dxa"/>
            <w:gridSpan w:val="2"/>
            <w:tcBorders>
              <w:top w:val="nil"/>
              <w:left w:val="nil"/>
              <w:bottom w:val="nil"/>
              <w:right w:val="nil"/>
            </w:tcBorders>
            <w:vAlign w:val="center"/>
            <w:hideMark/>
          </w:tcPr>
          <w:p w14:paraId="25BD8CC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1,244.65</w:t>
            </w:r>
          </w:p>
        </w:tc>
        <w:tc>
          <w:tcPr>
            <w:tcW w:w="1340" w:type="dxa"/>
            <w:gridSpan w:val="2"/>
            <w:tcBorders>
              <w:top w:val="nil"/>
              <w:left w:val="nil"/>
              <w:bottom w:val="nil"/>
              <w:right w:val="nil"/>
            </w:tcBorders>
          </w:tcPr>
          <w:p w14:paraId="73CEC41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1,193.20</w:t>
            </w:r>
          </w:p>
        </w:tc>
        <w:tc>
          <w:tcPr>
            <w:tcW w:w="1048" w:type="dxa"/>
            <w:gridSpan w:val="2"/>
            <w:tcBorders>
              <w:top w:val="nil"/>
              <w:left w:val="nil"/>
              <w:bottom w:val="nil"/>
              <w:right w:val="nil"/>
            </w:tcBorders>
            <w:vAlign w:val="center"/>
            <w:hideMark/>
          </w:tcPr>
          <w:p w14:paraId="5E44EA9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1,373.92</w:t>
            </w:r>
          </w:p>
        </w:tc>
      </w:tr>
      <w:tr w:rsidR="00032DC4" w:rsidRPr="00975BD3" w14:paraId="04BF5375" w14:textId="77777777" w:rsidTr="002E00F1">
        <w:trPr>
          <w:cantSplit/>
          <w:trHeight w:val="21"/>
        </w:trPr>
        <w:tc>
          <w:tcPr>
            <w:tcW w:w="2327" w:type="dxa"/>
            <w:gridSpan w:val="2"/>
            <w:tcBorders>
              <w:top w:val="nil"/>
              <w:left w:val="nil"/>
              <w:bottom w:val="nil"/>
              <w:right w:val="nil"/>
            </w:tcBorders>
            <w:vAlign w:val="center"/>
            <w:hideMark/>
          </w:tcPr>
          <w:p w14:paraId="0E16D639"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1D24FB7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1,522.08</w:t>
            </w:r>
          </w:p>
        </w:tc>
        <w:tc>
          <w:tcPr>
            <w:tcW w:w="1701" w:type="dxa"/>
            <w:gridSpan w:val="3"/>
            <w:tcBorders>
              <w:top w:val="nil"/>
              <w:left w:val="nil"/>
              <w:bottom w:val="nil"/>
              <w:right w:val="nil"/>
            </w:tcBorders>
            <w:vAlign w:val="center"/>
            <w:hideMark/>
          </w:tcPr>
          <w:p w14:paraId="2ECEAA0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1,451.51</w:t>
            </w:r>
          </w:p>
        </w:tc>
        <w:tc>
          <w:tcPr>
            <w:tcW w:w="1843" w:type="dxa"/>
            <w:gridSpan w:val="2"/>
            <w:tcBorders>
              <w:top w:val="nil"/>
              <w:left w:val="nil"/>
              <w:bottom w:val="nil"/>
              <w:right w:val="nil"/>
            </w:tcBorders>
            <w:vAlign w:val="center"/>
            <w:hideMark/>
          </w:tcPr>
          <w:p w14:paraId="495E1DD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1,088.54</w:t>
            </w:r>
          </w:p>
        </w:tc>
        <w:tc>
          <w:tcPr>
            <w:tcW w:w="1340" w:type="dxa"/>
            <w:gridSpan w:val="2"/>
            <w:tcBorders>
              <w:top w:val="nil"/>
              <w:left w:val="nil"/>
              <w:bottom w:val="nil"/>
              <w:right w:val="nil"/>
            </w:tcBorders>
          </w:tcPr>
          <w:p w14:paraId="3AACBE7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1,057.28</w:t>
            </w:r>
          </w:p>
        </w:tc>
        <w:tc>
          <w:tcPr>
            <w:tcW w:w="1048" w:type="dxa"/>
            <w:gridSpan w:val="2"/>
            <w:tcBorders>
              <w:top w:val="nil"/>
              <w:left w:val="nil"/>
              <w:bottom w:val="nil"/>
              <w:right w:val="nil"/>
            </w:tcBorders>
            <w:vAlign w:val="center"/>
            <w:hideMark/>
          </w:tcPr>
          <w:p w14:paraId="1014B06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1,199.11</w:t>
            </w:r>
          </w:p>
        </w:tc>
      </w:tr>
      <w:tr w:rsidR="00032DC4" w:rsidRPr="00975BD3" w14:paraId="7D938AA9" w14:textId="77777777" w:rsidTr="002E00F1">
        <w:trPr>
          <w:cantSplit/>
          <w:trHeight w:val="21"/>
        </w:trPr>
        <w:tc>
          <w:tcPr>
            <w:tcW w:w="2327" w:type="dxa"/>
            <w:gridSpan w:val="2"/>
            <w:tcBorders>
              <w:top w:val="nil"/>
              <w:left w:val="nil"/>
              <w:bottom w:val="nil"/>
              <w:right w:val="nil"/>
            </w:tcBorders>
            <w:vAlign w:val="center"/>
            <w:hideMark/>
          </w:tcPr>
          <w:p w14:paraId="3AF1574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57AE9D0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248.30</w:t>
            </w:r>
          </w:p>
        </w:tc>
        <w:tc>
          <w:tcPr>
            <w:tcW w:w="1701" w:type="dxa"/>
            <w:gridSpan w:val="3"/>
            <w:tcBorders>
              <w:top w:val="nil"/>
              <w:left w:val="nil"/>
              <w:bottom w:val="nil"/>
              <w:right w:val="nil"/>
            </w:tcBorders>
            <w:vAlign w:val="center"/>
            <w:hideMark/>
          </w:tcPr>
          <w:p w14:paraId="60CB0C0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232.40</w:t>
            </w:r>
          </w:p>
        </w:tc>
        <w:tc>
          <w:tcPr>
            <w:tcW w:w="1843" w:type="dxa"/>
            <w:gridSpan w:val="2"/>
            <w:tcBorders>
              <w:top w:val="nil"/>
              <w:left w:val="nil"/>
              <w:bottom w:val="nil"/>
              <w:right w:val="nil"/>
            </w:tcBorders>
            <w:vAlign w:val="center"/>
            <w:hideMark/>
          </w:tcPr>
          <w:p w14:paraId="689862D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156.11</w:t>
            </w:r>
          </w:p>
        </w:tc>
        <w:tc>
          <w:tcPr>
            <w:tcW w:w="1340" w:type="dxa"/>
            <w:gridSpan w:val="2"/>
            <w:tcBorders>
              <w:top w:val="nil"/>
              <w:left w:val="nil"/>
              <w:bottom w:val="nil"/>
              <w:right w:val="nil"/>
            </w:tcBorders>
          </w:tcPr>
          <w:p w14:paraId="3915DD0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135.92</w:t>
            </w:r>
          </w:p>
        </w:tc>
        <w:tc>
          <w:tcPr>
            <w:tcW w:w="1048" w:type="dxa"/>
            <w:gridSpan w:val="2"/>
            <w:tcBorders>
              <w:top w:val="nil"/>
              <w:left w:val="nil"/>
              <w:bottom w:val="nil"/>
              <w:right w:val="nil"/>
            </w:tcBorders>
            <w:vAlign w:val="center"/>
            <w:hideMark/>
          </w:tcPr>
          <w:p w14:paraId="16CE25F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174.81</w:t>
            </w:r>
          </w:p>
        </w:tc>
      </w:tr>
      <w:tr w:rsidR="00032DC4" w:rsidRPr="00975BD3" w14:paraId="6E6069B5" w14:textId="77777777" w:rsidTr="002E00F1">
        <w:trPr>
          <w:cantSplit/>
          <w:trHeight w:val="21"/>
        </w:trPr>
        <w:tc>
          <w:tcPr>
            <w:tcW w:w="2327" w:type="dxa"/>
            <w:gridSpan w:val="2"/>
            <w:tcBorders>
              <w:top w:val="nil"/>
              <w:left w:val="nil"/>
              <w:bottom w:val="nil"/>
              <w:right w:val="nil"/>
            </w:tcBorders>
            <w:vAlign w:val="center"/>
            <w:hideMark/>
          </w:tcPr>
          <w:p w14:paraId="203B60F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2104C3D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132.28</w:t>
            </w:r>
          </w:p>
        </w:tc>
        <w:tc>
          <w:tcPr>
            <w:tcW w:w="1701" w:type="dxa"/>
            <w:gridSpan w:val="3"/>
            <w:tcBorders>
              <w:top w:val="nil"/>
              <w:left w:val="nil"/>
              <w:bottom w:val="nil"/>
              <w:right w:val="nil"/>
            </w:tcBorders>
            <w:vAlign w:val="center"/>
            <w:hideMark/>
          </w:tcPr>
          <w:p w14:paraId="4ED9171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125.53</w:t>
            </w:r>
          </w:p>
        </w:tc>
        <w:tc>
          <w:tcPr>
            <w:tcW w:w="1843" w:type="dxa"/>
            <w:gridSpan w:val="2"/>
            <w:tcBorders>
              <w:top w:val="nil"/>
              <w:left w:val="nil"/>
              <w:bottom w:val="nil"/>
              <w:right w:val="nil"/>
            </w:tcBorders>
            <w:vAlign w:val="center"/>
            <w:hideMark/>
          </w:tcPr>
          <w:p w14:paraId="7956E7D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88.36</w:t>
            </w:r>
          </w:p>
        </w:tc>
        <w:tc>
          <w:tcPr>
            <w:tcW w:w="1340" w:type="dxa"/>
            <w:gridSpan w:val="2"/>
            <w:tcBorders>
              <w:top w:val="nil"/>
              <w:left w:val="nil"/>
              <w:bottom w:val="nil"/>
              <w:right w:val="nil"/>
            </w:tcBorders>
          </w:tcPr>
          <w:p w14:paraId="1608852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77.86</w:t>
            </w:r>
          </w:p>
        </w:tc>
        <w:tc>
          <w:tcPr>
            <w:tcW w:w="1048" w:type="dxa"/>
            <w:gridSpan w:val="2"/>
            <w:tcBorders>
              <w:top w:val="nil"/>
              <w:left w:val="nil"/>
              <w:bottom w:val="nil"/>
              <w:right w:val="nil"/>
            </w:tcBorders>
            <w:vAlign w:val="center"/>
            <w:hideMark/>
          </w:tcPr>
          <w:p w14:paraId="5FE8506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97.25</w:t>
            </w:r>
          </w:p>
        </w:tc>
      </w:tr>
      <w:tr w:rsidR="00032DC4" w:rsidRPr="00975BD3" w14:paraId="0B1B9D92" w14:textId="77777777" w:rsidTr="002E00F1">
        <w:trPr>
          <w:cantSplit/>
          <w:trHeight w:val="21"/>
        </w:trPr>
        <w:tc>
          <w:tcPr>
            <w:tcW w:w="2327" w:type="dxa"/>
            <w:gridSpan w:val="2"/>
            <w:tcBorders>
              <w:top w:val="nil"/>
              <w:left w:val="nil"/>
              <w:bottom w:val="nil"/>
              <w:right w:val="nil"/>
            </w:tcBorders>
            <w:vAlign w:val="center"/>
            <w:hideMark/>
          </w:tcPr>
          <w:p w14:paraId="03C4481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1C0EF75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8.87</w:t>
            </w:r>
          </w:p>
        </w:tc>
        <w:tc>
          <w:tcPr>
            <w:tcW w:w="1701" w:type="dxa"/>
            <w:gridSpan w:val="3"/>
            <w:tcBorders>
              <w:top w:val="nil"/>
              <w:left w:val="nil"/>
              <w:bottom w:val="nil"/>
              <w:right w:val="nil"/>
            </w:tcBorders>
            <w:vAlign w:val="center"/>
            <w:hideMark/>
          </w:tcPr>
          <w:p w14:paraId="0532D18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8.81</w:t>
            </w:r>
          </w:p>
        </w:tc>
        <w:tc>
          <w:tcPr>
            <w:tcW w:w="1843" w:type="dxa"/>
            <w:gridSpan w:val="2"/>
            <w:tcBorders>
              <w:top w:val="nil"/>
              <w:left w:val="nil"/>
              <w:bottom w:val="nil"/>
              <w:right w:val="nil"/>
            </w:tcBorders>
            <w:vAlign w:val="center"/>
            <w:hideMark/>
          </w:tcPr>
          <w:p w14:paraId="099C8EC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9.10</w:t>
            </w:r>
          </w:p>
        </w:tc>
        <w:tc>
          <w:tcPr>
            <w:tcW w:w="1340" w:type="dxa"/>
            <w:gridSpan w:val="2"/>
            <w:tcBorders>
              <w:top w:val="nil"/>
              <w:left w:val="nil"/>
              <w:bottom w:val="nil"/>
              <w:right w:val="nil"/>
            </w:tcBorders>
          </w:tcPr>
          <w:p w14:paraId="561ED36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9.41</w:t>
            </w:r>
          </w:p>
        </w:tc>
        <w:tc>
          <w:tcPr>
            <w:tcW w:w="1048" w:type="dxa"/>
            <w:gridSpan w:val="2"/>
            <w:tcBorders>
              <w:top w:val="nil"/>
              <w:left w:val="nil"/>
              <w:bottom w:val="nil"/>
              <w:right w:val="nil"/>
            </w:tcBorders>
            <w:vAlign w:val="center"/>
            <w:hideMark/>
          </w:tcPr>
          <w:p w14:paraId="77A1894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9.11</w:t>
            </w:r>
          </w:p>
        </w:tc>
      </w:tr>
      <w:tr w:rsidR="00032DC4" w:rsidRPr="00975BD3" w14:paraId="4EEC8D19" w14:textId="77777777" w:rsidTr="002E00F1">
        <w:trPr>
          <w:cantSplit/>
          <w:trHeight w:val="21"/>
        </w:trPr>
        <w:tc>
          <w:tcPr>
            <w:tcW w:w="2327" w:type="dxa"/>
            <w:gridSpan w:val="2"/>
            <w:tcBorders>
              <w:top w:val="nil"/>
              <w:left w:val="nil"/>
              <w:bottom w:val="nil"/>
              <w:right w:val="nil"/>
            </w:tcBorders>
            <w:vAlign w:val="center"/>
            <w:hideMark/>
          </w:tcPr>
          <w:p w14:paraId="3D788F6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55233AF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107.15</w:t>
            </w:r>
          </w:p>
        </w:tc>
        <w:tc>
          <w:tcPr>
            <w:tcW w:w="1701" w:type="dxa"/>
            <w:gridSpan w:val="3"/>
            <w:tcBorders>
              <w:top w:val="nil"/>
              <w:left w:val="nil"/>
              <w:bottom w:val="nil"/>
              <w:right w:val="nil"/>
            </w:tcBorders>
            <w:vAlign w:val="center"/>
            <w:hideMark/>
          </w:tcPr>
          <w:p w14:paraId="4398EA1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98.06</w:t>
            </w:r>
          </w:p>
        </w:tc>
        <w:tc>
          <w:tcPr>
            <w:tcW w:w="1843" w:type="dxa"/>
            <w:gridSpan w:val="2"/>
            <w:tcBorders>
              <w:top w:val="nil"/>
              <w:left w:val="nil"/>
              <w:bottom w:val="nil"/>
              <w:right w:val="nil"/>
            </w:tcBorders>
            <w:vAlign w:val="center"/>
            <w:hideMark/>
          </w:tcPr>
          <w:p w14:paraId="5C58890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58.66</w:t>
            </w:r>
          </w:p>
        </w:tc>
        <w:tc>
          <w:tcPr>
            <w:tcW w:w="1340" w:type="dxa"/>
            <w:gridSpan w:val="2"/>
            <w:tcBorders>
              <w:top w:val="nil"/>
              <w:left w:val="nil"/>
              <w:bottom w:val="nil"/>
              <w:right w:val="nil"/>
            </w:tcBorders>
          </w:tcPr>
          <w:p w14:paraId="4B8EDA1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48.65</w:t>
            </w:r>
          </w:p>
        </w:tc>
        <w:tc>
          <w:tcPr>
            <w:tcW w:w="1048" w:type="dxa"/>
            <w:gridSpan w:val="2"/>
            <w:tcBorders>
              <w:top w:val="nil"/>
              <w:left w:val="nil"/>
              <w:bottom w:val="nil"/>
              <w:right w:val="nil"/>
            </w:tcBorders>
            <w:vAlign w:val="center"/>
            <w:hideMark/>
          </w:tcPr>
          <w:p w14:paraId="425195C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68.46</w:t>
            </w:r>
          </w:p>
        </w:tc>
      </w:tr>
      <w:tr w:rsidR="00032DC4" w:rsidRPr="00975BD3" w14:paraId="4D76142F" w14:textId="77777777" w:rsidTr="002E00F1">
        <w:trPr>
          <w:cantSplit/>
          <w:trHeight w:val="21"/>
        </w:trPr>
        <w:tc>
          <w:tcPr>
            <w:tcW w:w="2327" w:type="dxa"/>
            <w:gridSpan w:val="2"/>
            <w:tcBorders>
              <w:top w:val="nil"/>
              <w:left w:val="nil"/>
              <w:bottom w:val="nil"/>
              <w:right w:val="nil"/>
            </w:tcBorders>
            <w:vAlign w:val="center"/>
            <w:hideMark/>
          </w:tcPr>
          <w:p w14:paraId="63EDD7B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3678727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45CB74C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94AD4D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36D36BC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7DABC4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6B4CA3F6" w14:textId="77777777" w:rsidTr="002E00F1">
        <w:trPr>
          <w:cantSplit/>
          <w:trHeight w:val="21"/>
        </w:trPr>
        <w:tc>
          <w:tcPr>
            <w:tcW w:w="2327" w:type="dxa"/>
            <w:gridSpan w:val="2"/>
            <w:tcBorders>
              <w:top w:val="nil"/>
              <w:left w:val="nil"/>
              <w:bottom w:val="nil"/>
              <w:right w:val="nil"/>
            </w:tcBorders>
            <w:vAlign w:val="center"/>
            <w:hideMark/>
          </w:tcPr>
          <w:p w14:paraId="45F13CD8"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52B8084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922758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3A032E1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270CA40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2AFDF27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51D3158" w14:textId="77777777" w:rsidTr="002E00F1">
        <w:trPr>
          <w:cantSplit/>
          <w:trHeight w:val="21"/>
        </w:trPr>
        <w:tc>
          <w:tcPr>
            <w:tcW w:w="2327" w:type="dxa"/>
            <w:gridSpan w:val="2"/>
            <w:tcBorders>
              <w:top w:val="nil"/>
              <w:left w:val="nil"/>
              <w:bottom w:val="nil"/>
              <w:right w:val="nil"/>
            </w:tcBorders>
            <w:vAlign w:val="center"/>
            <w:hideMark/>
          </w:tcPr>
          <w:p w14:paraId="763B0C8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525D648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110.00</w:t>
            </w:r>
          </w:p>
        </w:tc>
        <w:tc>
          <w:tcPr>
            <w:tcW w:w="1701" w:type="dxa"/>
            <w:gridSpan w:val="3"/>
            <w:tcBorders>
              <w:top w:val="nil"/>
              <w:left w:val="nil"/>
              <w:bottom w:val="nil"/>
              <w:right w:val="nil"/>
            </w:tcBorders>
            <w:vAlign w:val="center"/>
            <w:hideMark/>
          </w:tcPr>
          <w:p w14:paraId="63E73B4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102.02</w:t>
            </w:r>
          </w:p>
        </w:tc>
        <w:tc>
          <w:tcPr>
            <w:tcW w:w="1843" w:type="dxa"/>
            <w:gridSpan w:val="2"/>
            <w:tcBorders>
              <w:top w:val="nil"/>
              <w:left w:val="nil"/>
              <w:bottom w:val="nil"/>
              <w:right w:val="nil"/>
            </w:tcBorders>
            <w:vAlign w:val="center"/>
            <w:hideMark/>
          </w:tcPr>
          <w:p w14:paraId="38DA0CA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101.24</w:t>
            </w:r>
          </w:p>
        </w:tc>
        <w:tc>
          <w:tcPr>
            <w:tcW w:w="1340" w:type="dxa"/>
            <w:gridSpan w:val="2"/>
            <w:tcBorders>
              <w:top w:val="nil"/>
              <w:left w:val="nil"/>
              <w:bottom w:val="nil"/>
              <w:right w:val="nil"/>
            </w:tcBorders>
          </w:tcPr>
          <w:p w14:paraId="20233D4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107.92</w:t>
            </w:r>
          </w:p>
        </w:tc>
        <w:tc>
          <w:tcPr>
            <w:tcW w:w="1048" w:type="dxa"/>
            <w:gridSpan w:val="2"/>
            <w:tcBorders>
              <w:top w:val="nil"/>
              <w:left w:val="nil"/>
              <w:bottom w:val="nil"/>
              <w:right w:val="nil"/>
            </w:tcBorders>
            <w:vAlign w:val="center"/>
            <w:hideMark/>
          </w:tcPr>
          <w:p w14:paraId="02F3916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103.73</w:t>
            </w:r>
          </w:p>
        </w:tc>
      </w:tr>
      <w:tr w:rsidR="00032DC4" w:rsidRPr="00975BD3" w14:paraId="0D1DB10E" w14:textId="77777777" w:rsidTr="002E00F1">
        <w:trPr>
          <w:cantSplit/>
          <w:trHeight w:val="21"/>
        </w:trPr>
        <w:tc>
          <w:tcPr>
            <w:tcW w:w="2327" w:type="dxa"/>
            <w:gridSpan w:val="2"/>
            <w:tcBorders>
              <w:top w:val="nil"/>
              <w:left w:val="nil"/>
              <w:bottom w:val="nil"/>
              <w:right w:val="nil"/>
            </w:tcBorders>
            <w:vAlign w:val="center"/>
            <w:hideMark/>
          </w:tcPr>
          <w:p w14:paraId="5BFAE78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4390AF0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172.04</w:t>
            </w:r>
          </w:p>
        </w:tc>
        <w:tc>
          <w:tcPr>
            <w:tcW w:w="1701" w:type="dxa"/>
            <w:gridSpan w:val="3"/>
            <w:tcBorders>
              <w:top w:val="nil"/>
              <w:left w:val="nil"/>
              <w:bottom w:val="nil"/>
              <w:right w:val="nil"/>
            </w:tcBorders>
            <w:vAlign w:val="center"/>
            <w:hideMark/>
          </w:tcPr>
          <w:p w14:paraId="2097BE5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167.25</w:t>
            </w:r>
          </w:p>
        </w:tc>
        <w:tc>
          <w:tcPr>
            <w:tcW w:w="1843" w:type="dxa"/>
            <w:gridSpan w:val="2"/>
            <w:tcBorders>
              <w:top w:val="nil"/>
              <w:left w:val="nil"/>
              <w:bottom w:val="nil"/>
              <w:right w:val="nil"/>
            </w:tcBorders>
            <w:vAlign w:val="center"/>
            <w:hideMark/>
          </w:tcPr>
          <w:p w14:paraId="786CFF4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132.33</w:t>
            </w:r>
          </w:p>
        </w:tc>
        <w:tc>
          <w:tcPr>
            <w:tcW w:w="1340" w:type="dxa"/>
            <w:gridSpan w:val="2"/>
            <w:tcBorders>
              <w:top w:val="nil"/>
              <w:left w:val="nil"/>
              <w:bottom w:val="nil"/>
              <w:right w:val="nil"/>
            </w:tcBorders>
          </w:tcPr>
          <w:p w14:paraId="088AC03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124.39</w:t>
            </w:r>
          </w:p>
        </w:tc>
        <w:tc>
          <w:tcPr>
            <w:tcW w:w="1048" w:type="dxa"/>
            <w:gridSpan w:val="2"/>
            <w:tcBorders>
              <w:top w:val="nil"/>
              <w:left w:val="nil"/>
              <w:bottom w:val="nil"/>
              <w:right w:val="nil"/>
            </w:tcBorders>
            <w:vAlign w:val="center"/>
            <w:hideMark/>
          </w:tcPr>
          <w:p w14:paraId="4DFD652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141.32</w:t>
            </w:r>
          </w:p>
        </w:tc>
      </w:tr>
      <w:tr w:rsidR="00032DC4" w:rsidRPr="00975BD3" w14:paraId="3421604B" w14:textId="77777777" w:rsidTr="002E00F1">
        <w:trPr>
          <w:cantSplit/>
          <w:trHeight w:val="21"/>
        </w:trPr>
        <w:tc>
          <w:tcPr>
            <w:tcW w:w="2327" w:type="dxa"/>
            <w:gridSpan w:val="2"/>
            <w:tcBorders>
              <w:top w:val="nil"/>
              <w:left w:val="nil"/>
              <w:bottom w:val="nil"/>
              <w:right w:val="nil"/>
            </w:tcBorders>
            <w:vAlign w:val="center"/>
            <w:hideMark/>
          </w:tcPr>
          <w:p w14:paraId="471E288C"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6B06611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6EC8A91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30AE40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73DB3F0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3D0CEE5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30A01F60" w14:textId="77777777" w:rsidTr="002E00F1">
        <w:trPr>
          <w:cantSplit/>
          <w:trHeight w:val="21"/>
        </w:trPr>
        <w:tc>
          <w:tcPr>
            <w:tcW w:w="2327" w:type="dxa"/>
            <w:gridSpan w:val="2"/>
            <w:tcBorders>
              <w:top w:val="nil"/>
              <w:left w:val="nil"/>
              <w:bottom w:val="nil"/>
              <w:right w:val="nil"/>
            </w:tcBorders>
            <w:vAlign w:val="center"/>
            <w:hideMark/>
          </w:tcPr>
          <w:p w14:paraId="7F77F668"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3834F9D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64.64</w:t>
            </w:r>
          </w:p>
        </w:tc>
        <w:tc>
          <w:tcPr>
            <w:tcW w:w="1701" w:type="dxa"/>
            <w:gridSpan w:val="3"/>
            <w:tcBorders>
              <w:top w:val="nil"/>
              <w:left w:val="nil"/>
              <w:bottom w:val="nil"/>
              <w:right w:val="nil"/>
            </w:tcBorders>
            <w:vAlign w:val="center"/>
            <w:hideMark/>
          </w:tcPr>
          <w:p w14:paraId="6361123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59.86</w:t>
            </w:r>
          </w:p>
        </w:tc>
        <w:tc>
          <w:tcPr>
            <w:tcW w:w="1843" w:type="dxa"/>
            <w:gridSpan w:val="2"/>
            <w:tcBorders>
              <w:top w:val="nil"/>
              <w:left w:val="nil"/>
              <w:bottom w:val="nil"/>
              <w:right w:val="nil"/>
            </w:tcBorders>
            <w:vAlign w:val="center"/>
            <w:hideMark/>
          </w:tcPr>
          <w:p w14:paraId="1E044D1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59.63</w:t>
            </w:r>
          </w:p>
        </w:tc>
        <w:tc>
          <w:tcPr>
            <w:tcW w:w="1340" w:type="dxa"/>
            <w:gridSpan w:val="2"/>
            <w:tcBorders>
              <w:top w:val="nil"/>
              <w:left w:val="nil"/>
              <w:bottom w:val="nil"/>
              <w:right w:val="nil"/>
            </w:tcBorders>
          </w:tcPr>
          <w:p w14:paraId="260DB93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65.72</w:t>
            </w:r>
          </w:p>
        </w:tc>
        <w:tc>
          <w:tcPr>
            <w:tcW w:w="1048" w:type="dxa"/>
            <w:gridSpan w:val="2"/>
            <w:tcBorders>
              <w:top w:val="nil"/>
              <w:left w:val="nil"/>
              <w:bottom w:val="nil"/>
              <w:right w:val="nil"/>
            </w:tcBorders>
            <w:vAlign w:val="center"/>
            <w:hideMark/>
          </w:tcPr>
          <w:p w14:paraId="7787D26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61.74</w:t>
            </w:r>
          </w:p>
        </w:tc>
      </w:tr>
      <w:tr w:rsidR="00032DC4" w:rsidRPr="00975BD3" w14:paraId="666A3956" w14:textId="77777777" w:rsidTr="002E00F1">
        <w:trPr>
          <w:cantSplit/>
          <w:trHeight w:val="21"/>
        </w:trPr>
        <w:tc>
          <w:tcPr>
            <w:tcW w:w="2327" w:type="dxa"/>
            <w:gridSpan w:val="2"/>
            <w:tcBorders>
              <w:top w:val="nil"/>
              <w:left w:val="nil"/>
              <w:bottom w:val="nil"/>
              <w:right w:val="nil"/>
            </w:tcBorders>
            <w:vAlign w:val="center"/>
            <w:hideMark/>
          </w:tcPr>
          <w:p w14:paraId="09E06AE3"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0171451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7174F0F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E4C99C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4BB55F0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080C998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566AB255" w14:textId="77777777" w:rsidTr="002E00F1">
        <w:trPr>
          <w:cantSplit/>
          <w:trHeight w:val="21"/>
        </w:trPr>
        <w:tc>
          <w:tcPr>
            <w:tcW w:w="2327" w:type="dxa"/>
            <w:gridSpan w:val="2"/>
            <w:tcBorders>
              <w:top w:val="nil"/>
              <w:left w:val="nil"/>
              <w:bottom w:val="nil"/>
              <w:right w:val="nil"/>
            </w:tcBorders>
            <w:vAlign w:val="center"/>
            <w:hideMark/>
          </w:tcPr>
          <w:p w14:paraId="14269706"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277C818B"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6E828C75"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5.71%</w:t>
            </w:r>
          </w:p>
        </w:tc>
        <w:tc>
          <w:tcPr>
            <w:tcW w:w="1843" w:type="dxa"/>
            <w:gridSpan w:val="2"/>
            <w:tcBorders>
              <w:top w:val="nil"/>
              <w:left w:val="nil"/>
              <w:bottom w:val="nil"/>
              <w:right w:val="nil"/>
            </w:tcBorders>
            <w:vAlign w:val="center"/>
            <w:hideMark/>
          </w:tcPr>
          <w:p w14:paraId="215351FA"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4.70%</w:t>
            </w:r>
          </w:p>
        </w:tc>
        <w:tc>
          <w:tcPr>
            <w:tcW w:w="1340" w:type="dxa"/>
            <w:gridSpan w:val="2"/>
            <w:tcBorders>
              <w:top w:val="nil"/>
              <w:left w:val="nil"/>
              <w:bottom w:val="nil"/>
              <w:right w:val="nil"/>
            </w:tcBorders>
          </w:tcPr>
          <w:p w14:paraId="147CA5D6"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3.77%</w:t>
            </w:r>
          </w:p>
        </w:tc>
        <w:tc>
          <w:tcPr>
            <w:tcW w:w="1048" w:type="dxa"/>
            <w:gridSpan w:val="2"/>
            <w:tcBorders>
              <w:top w:val="nil"/>
              <w:left w:val="nil"/>
              <w:bottom w:val="nil"/>
              <w:right w:val="nil"/>
            </w:tcBorders>
            <w:vAlign w:val="center"/>
            <w:hideMark/>
          </w:tcPr>
          <w:p w14:paraId="0CF2B732"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4.84%</w:t>
            </w:r>
          </w:p>
        </w:tc>
      </w:tr>
      <w:tr w:rsidR="00032DC4" w:rsidRPr="00975BD3" w14:paraId="52F68A36" w14:textId="77777777" w:rsidTr="00975BD3">
        <w:trPr>
          <w:cantSplit/>
          <w:trHeight w:val="504"/>
        </w:trPr>
        <w:tc>
          <w:tcPr>
            <w:tcW w:w="593" w:type="dxa"/>
            <w:tcBorders>
              <w:top w:val="nil"/>
              <w:left w:val="nil"/>
              <w:bottom w:val="nil"/>
              <w:right w:val="nil"/>
            </w:tcBorders>
          </w:tcPr>
          <w:p w14:paraId="5648576C"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p>
        </w:tc>
        <w:tc>
          <w:tcPr>
            <w:tcW w:w="8882" w:type="dxa"/>
            <w:gridSpan w:val="12"/>
            <w:tcBorders>
              <w:top w:val="nil"/>
              <w:left w:val="nil"/>
              <w:bottom w:val="nil"/>
              <w:right w:val="nil"/>
            </w:tcBorders>
            <w:vAlign w:val="center"/>
            <w:hideMark/>
          </w:tcPr>
          <w:p w14:paraId="304E9D55" w14:textId="77777777" w:rsidR="00032DC4" w:rsidRPr="00975BD3" w:rsidRDefault="00032DC4" w:rsidP="00AB0250">
            <w:pPr>
              <w:keepNext/>
              <w:spacing w:before="0" w:after="0" w:line="240" w:lineRule="auto"/>
              <w:jc w:val="left"/>
              <w:rPr>
                <w:rFonts w:eastAsia="Times New Roman" w:cs="Times New Roman"/>
                <w:b/>
                <w:bCs/>
                <w:color w:val="000000"/>
                <w:sz w:val="18"/>
                <w:szCs w:val="18"/>
              </w:rPr>
            </w:pPr>
            <w:r w:rsidRPr="00975BD3">
              <w:rPr>
                <w:b/>
                <w:bCs/>
                <w:color w:val="000000"/>
                <w:sz w:val="18"/>
                <w:szCs w:val="18"/>
                <w:highlight w:val="yellow"/>
              </w:rPr>
              <w:t>Company Name (Code) : TITAN MACHINERY INC (178973)</w:t>
            </w:r>
          </w:p>
        </w:tc>
      </w:tr>
      <w:tr w:rsidR="00032DC4" w:rsidRPr="00975BD3" w14:paraId="70E23291" w14:textId="77777777" w:rsidTr="002E00F1">
        <w:trPr>
          <w:cantSplit/>
          <w:trHeight w:val="21"/>
        </w:trPr>
        <w:tc>
          <w:tcPr>
            <w:tcW w:w="2327" w:type="dxa"/>
            <w:gridSpan w:val="2"/>
            <w:tcBorders>
              <w:top w:val="nil"/>
              <w:left w:val="nil"/>
              <w:bottom w:val="nil"/>
              <w:right w:val="nil"/>
            </w:tcBorders>
            <w:shd w:val="clear" w:color="000000" w:fill="00338D"/>
            <w:vAlign w:val="center"/>
            <w:hideMark/>
          </w:tcPr>
          <w:p w14:paraId="57212CA2" w14:textId="77777777" w:rsidR="00032DC4" w:rsidRPr="00975BD3" w:rsidRDefault="00032DC4" w:rsidP="00032DC4">
            <w:pPr>
              <w:keepNext/>
              <w:spacing w:before="0" w:after="0" w:line="240" w:lineRule="auto"/>
              <w:jc w:val="left"/>
              <w:rPr>
                <w:rFonts w:eastAsia="Times New Roman" w:cs="Times New Roman"/>
                <w:b/>
                <w:bCs/>
                <w:color w:val="FFFFFF"/>
                <w:sz w:val="18"/>
                <w:szCs w:val="18"/>
                <w:rtl/>
              </w:rPr>
            </w:pPr>
            <w:r w:rsidRPr="00975BD3">
              <w:rPr>
                <w:rFonts w:eastAsia="Times New Roman" w:cs="Times New Roman"/>
                <w:b/>
                <w:bCs/>
                <w:color w:val="FFFFFF"/>
                <w:sz w:val="18"/>
                <w:szCs w:val="18"/>
              </w:rPr>
              <w:t>Year</w:t>
            </w:r>
          </w:p>
        </w:tc>
        <w:tc>
          <w:tcPr>
            <w:tcW w:w="1216" w:type="dxa"/>
            <w:gridSpan w:val="2"/>
            <w:tcBorders>
              <w:top w:val="nil"/>
              <w:left w:val="nil"/>
              <w:bottom w:val="nil"/>
              <w:right w:val="nil"/>
            </w:tcBorders>
            <w:shd w:val="clear" w:color="000000" w:fill="00338D"/>
            <w:vAlign w:val="center"/>
            <w:hideMark/>
          </w:tcPr>
          <w:p w14:paraId="2EBA15B9"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2021</w:t>
            </w:r>
          </w:p>
        </w:tc>
        <w:tc>
          <w:tcPr>
            <w:tcW w:w="1701" w:type="dxa"/>
            <w:gridSpan w:val="3"/>
            <w:tcBorders>
              <w:top w:val="nil"/>
              <w:left w:val="nil"/>
              <w:bottom w:val="nil"/>
              <w:right w:val="nil"/>
            </w:tcBorders>
            <w:shd w:val="clear" w:color="000000" w:fill="00338D"/>
            <w:vAlign w:val="center"/>
            <w:hideMark/>
          </w:tcPr>
          <w:p w14:paraId="33E03000"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2022</w:t>
            </w:r>
          </w:p>
        </w:tc>
        <w:tc>
          <w:tcPr>
            <w:tcW w:w="1843" w:type="dxa"/>
            <w:gridSpan w:val="2"/>
            <w:tcBorders>
              <w:top w:val="nil"/>
              <w:left w:val="nil"/>
              <w:bottom w:val="nil"/>
              <w:right w:val="nil"/>
            </w:tcBorders>
            <w:shd w:val="clear" w:color="000000" w:fill="00338D"/>
            <w:vAlign w:val="center"/>
            <w:hideMark/>
          </w:tcPr>
          <w:p w14:paraId="3A9E4904" w14:textId="77777777" w:rsidR="00032DC4" w:rsidRPr="00975BD3" w:rsidRDefault="00032DC4" w:rsidP="00032DC4">
            <w:pPr>
              <w:keepNext/>
              <w:spacing w:before="0" w:after="0" w:line="240" w:lineRule="auto"/>
              <w:jc w:val="center"/>
              <w:rPr>
                <w:rFonts w:eastAsia="Times New Roman" w:cs="Times New Roman"/>
                <w:b/>
                <w:bCs/>
                <w:color w:val="FFFFFF"/>
                <w:sz w:val="18"/>
                <w:szCs w:val="18"/>
              </w:rPr>
            </w:pPr>
            <w:r w:rsidRPr="00975BD3">
              <w:rPr>
                <w:b/>
                <w:bCs/>
                <w:color w:val="FFFFFF"/>
                <w:sz w:val="18"/>
                <w:szCs w:val="18"/>
                <w:highlight w:val="yellow"/>
              </w:rPr>
              <w:t>2023</w:t>
            </w:r>
          </w:p>
        </w:tc>
        <w:tc>
          <w:tcPr>
            <w:tcW w:w="1340" w:type="dxa"/>
            <w:gridSpan w:val="2"/>
            <w:tcBorders>
              <w:top w:val="nil"/>
              <w:left w:val="nil"/>
              <w:bottom w:val="nil"/>
              <w:right w:val="nil"/>
            </w:tcBorders>
            <w:shd w:val="clear" w:color="000000" w:fill="00338D"/>
            <w:vAlign w:val="center"/>
          </w:tcPr>
          <w:p w14:paraId="6563F033" w14:textId="77777777" w:rsidR="00032DC4" w:rsidRPr="00975BD3" w:rsidRDefault="00032DC4" w:rsidP="00032DC4">
            <w:pPr>
              <w:keepNext/>
              <w:spacing w:before="0" w:after="0" w:line="240" w:lineRule="auto"/>
              <w:rPr>
                <w:rFonts w:ascii="Times New Roman" w:eastAsia="Times New Roman" w:hAnsi="Times New Roman" w:cs="Times New Roman"/>
                <w:color w:val="000000"/>
                <w:sz w:val="18"/>
                <w:szCs w:val="18"/>
              </w:rPr>
            </w:pPr>
            <w:r w:rsidRPr="00975BD3">
              <w:rPr>
                <w:b/>
                <w:bCs/>
                <w:color w:val="FFFFFF"/>
                <w:sz w:val="18"/>
                <w:szCs w:val="18"/>
                <w:highlight w:val="yellow"/>
              </w:rPr>
              <w:t>2024</w:t>
            </w:r>
          </w:p>
        </w:tc>
        <w:tc>
          <w:tcPr>
            <w:tcW w:w="1048" w:type="dxa"/>
            <w:gridSpan w:val="2"/>
            <w:tcBorders>
              <w:top w:val="nil"/>
              <w:left w:val="nil"/>
              <w:bottom w:val="nil"/>
              <w:right w:val="nil"/>
            </w:tcBorders>
            <w:shd w:val="clear" w:color="000000" w:fill="00338D"/>
            <w:vAlign w:val="center"/>
            <w:hideMark/>
          </w:tcPr>
          <w:p w14:paraId="4602B4E3" w14:textId="77777777" w:rsidR="00032DC4" w:rsidRPr="00975BD3" w:rsidRDefault="00032DC4" w:rsidP="00032DC4">
            <w:pPr>
              <w:keepNext/>
              <w:spacing w:before="0" w:after="0" w:line="240" w:lineRule="auto"/>
              <w:jc w:val="center"/>
              <w:rPr>
                <w:rFonts w:ascii="Times New Roman" w:eastAsia="Times New Roman" w:hAnsi="Times New Roman" w:cs="Times New Roman"/>
                <w:color w:val="000000"/>
                <w:sz w:val="18"/>
                <w:szCs w:val="18"/>
              </w:rPr>
            </w:pPr>
          </w:p>
        </w:tc>
      </w:tr>
      <w:tr w:rsidR="00032DC4" w:rsidRPr="00975BD3" w14:paraId="0119D5F6" w14:textId="77777777" w:rsidTr="002E00F1">
        <w:trPr>
          <w:cantSplit/>
          <w:trHeight w:val="21"/>
        </w:trPr>
        <w:tc>
          <w:tcPr>
            <w:tcW w:w="2327" w:type="dxa"/>
            <w:gridSpan w:val="2"/>
            <w:tcBorders>
              <w:top w:val="nil"/>
              <w:left w:val="nil"/>
              <w:bottom w:val="nil"/>
              <w:right w:val="nil"/>
            </w:tcBorders>
            <w:vAlign w:val="center"/>
            <w:hideMark/>
          </w:tcPr>
          <w:p w14:paraId="30BAD72B"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Date</w:t>
            </w:r>
          </w:p>
        </w:tc>
        <w:tc>
          <w:tcPr>
            <w:tcW w:w="1216" w:type="dxa"/>
            <w:gridSpan w:val="2"/>
            <w:tcBorders>
              <w:top w:val="nil"/>
              <w:left w:val="nil"/>
              <w:bottom w:val="nil"/>
              <w:right w:val="nil"/>
            </w:tcBorders>
            <w:vAlign w:val="center"/>
            <w:hideMark/>
          </w:tcPr>
          <w:p w14:paraId="0ADD551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Jan 2022</w:t>
            </w:r>
          </w:p>
        </w:tc>
        <w:tc>
          <w:tcPr>
            <w:tcW w:w="1701" w:type="dxa"/>
            <w:gridSpan w:val="3"/>
            <w:tcBorders>
              <w:top w:val="nil"/>
              <w:left w:val="nil"/>
              <w:bottom w:val="nil"/>
              <w:right w:val="nil"/>
            </w:tcBorders>
            <w:vAlign w:val="center"/>
            <w:hideMark/>
          </w:tcPr>
          <w:p w14:paraId="6815AC8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Jan 2023</w:t>
            </w:r>
          </w:p>
        </w:tc>
        <w:tc>
          <w:tcPr>
            <w:tcW w:w="1843" w:type="dxa"/>
            <w:gridSpan w:val="2"/>
            <w:tcBorders>
              <w:top w:val="nil"/>
              <w:left w:val="nil"/>
              <w:bottom w:val="nil"/>
              <w:right w:val="nil"/>
            </w:tcBorders>
            <w:vAlign w:val="center"/>
            <w:hideMark/>
          </w:tcPr>
          <w:p w14:paraId="228926E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Jan 2024</w:t>
            </w:r>
          </w:p>
        </w:tc>
        <w:tc>
          <w:tcPr>
            <w:tcW w:w="1340" w:type="dxa"/>
            <w:gridSpan w:val="2"/>
            <w:tcBorders>
              <w:top w:val="nil"/>
              <w:left w:val="nil"/>
              <w:bottom w:val="nil"/>
              <w:right w:val="nil"/>
            </w:tcBorders>
          </w:tcPr>
          <w:p w14:paraId="02A5BCD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31 Jan 2025</w:t>
            </w:r>
          </w:p>
        </w:tc>
        <w:tc>
          <w:tcPr>
            <w:tcW w:w="1048" w:type="dxa"/>
            <w:gridSpan w:val="2"/>
            <w:tcBorders>
              <w:top w:val="nil"/>
              <w:left w:val="nil"/>
              <w:bottom w:val="nil"/>
              <w:right w:val="nil"/>
            </w:tcBorders>
            <w:vAlign w:val="center"/>
            <w:hideMark/>
          </w:tcPr>
          <w:p w14:paraId="2B4B416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BF152A5" w14:textId="77777777" w:rsidTr="002E00F1">
        <w:trPr>
          <w:cantSplit/>
          <w:trHeight w:val="21"/>
        </w:trPr>
        <w:tc>
          <w:tcPr>
            <w:tcW w:w="2327" w:type="dxa"/>
            <w:gridSpan w:val="2"/>
            <w:tcBorders>
              <w:top w:val="nil"/>
              <w:left w:val="nil"/>
              <w:bottom w:val="nil"/>
              <w:right w:val="nil"/>
            </w:tcBorders>
            <w:vAlign w:val="center"/>
            <w:hideMark/>
          </w:tcPr>
          <w:p w14:paraId="5731DCF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Currency Details</w:t>
            </w:r>
          </w:p>
        </w:tc>
        <w:tc>
          <w:tcPr>
            <w:tcW w:w="1216" w:type="dxa"/>
            <w:gridSpan w:val="2"/>
            <w:tcBorders>
              <w:top w:val="nil"/>
              <w:left w:val="nil"/>
              <w:bottom w:val="nil"/>
              <w:right w:val="nil"/>
            </w:tcBorders>
            <w:vAlign w:val="center"/>
            <w:hideMark/>
          </w:tcPr>
          <w:p w14:paraId="2EF5C13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701" w:type="dxa"/>
            <w:gridSpan w:val="3"/>
            <w:tcBorders>
              <w:top w:val="nil"/>
              <w:left w:val="nil"/>
              <w:bottom w:val="nil"/>
              <w:right w:val="nil"/>
            </w:tcBorders>
            <w:vAlign w:val="center"/>
            <w:hideMark/>
          </w:tcPr>
          <w:p w14:paraId="25028B7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843" w:type="dxa"/>
            <w:gridSpan w:val="2"/>
            <w:tcBorders>
              <w:top w:val="nil"/>
              <w:left w:val="nil"/>
              <w:bottom w:val="nil"/>
              <w:right w:val="nil"/>
            </w:tcBorders>
            <w:vAlign w:val="center"/>
            <w:hideMark/>
          </w:tcPr>
          <w:p w14:paraId="6DAC187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340" w:type="dxa"/>
            <w:gridSpan w:val="2"/>
            <w:tcBorders>
              <w:top w:val="nil"/>
              <w:left w:val="nil"/>
              <w:bottom w:val="nil"/>
              <w:right w:val="nil"/>
            </w:tcBorders>
          </w:tcPr>
          <w:p w14:paraId="7E33395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USD in M</w:t>
            </w:r>
          </w:p>
        </w:tc>
        <w:tc>
          <w:tcPr>
            <w:tcW w:w="1048" w:type="dxa"/>
            <w:gridSpan w:val="2"/>
            <w:tcBorders>
              <w:top w:val="nil"/>
              <w:left w:val="nil"/>
              <w:bottom w:val="nil"/>
              <w:right w:val="nil"/>
            </w:tcBorders>
            <w:vAlign w:val="center"/>
            <w:hideMark/>
          </w:tcPr>
          <w:p w14:paraId="0E2C7E2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015FB131" w14:textId="77777777" w:rsidTr="002E00F1">
        <w:trPr>
          <w:cantSplit/>
          <w:trHeight w:val="21"/>
        </w:trPr>
        <w:tc>
          <w:tcPr>
            <w:tcW w:w="2327" w:type="dxa"/>
            <w:gridSpan w:val="2"/>
            <w:tcBorders>
              <w:top w:val="nil"/>
              <w:left w:val="nil"/>
              <w:bottom w:val="nil"/>
              <w:right w:val="nil"/>
            </w:tcBorders>
            <w:vAlign w:val="center"/>
            <w:hideMark/>
          </w:tcPr>
          <w:p w14:paraId="53FC7D0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Income Statement</w:t>
            </w:r>
          </w:p>
        </w:tc>
        <w:tc>
          <w:tcPr>
            <w:tcW w:w="1216" w:type="dxa"/>
            <w:gridSpan w:val="2"/>
            <w:tcBorders>
              <w:top w:val="nil"/>
              <w:left w:val="nil"/>
              <w:bottom w:val="nil"/>
              <w:right w:val="nil"/>
            </w:tcBorders>
            <w:vAlign w:val="center"/>
            <w:hideMark/>
          </w:tcPr>
          <w:p w14:paraId="18553D6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1921535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E85F51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41727D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6760A32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68386450" w14:textId="77777777" w:rsidTr="002E00F1">
        <w:trPr>
          <w:cantSplit/>
          <w:trHeight w:val="21"/>
        </w:trPr>
        <w:tc>
          <w:tcPr>
            <w:tcW w:w="2327" w:type="dxa"/>
            <w:gridSpan w:val="2"/>
            <w:tcBorders>
              <w:top w:val="nil"/>
              <w:left w:val="nil"/>
              <w:bottom w:val="nil"/>
              <w:right w:val="nil"/>
            </w:tcBorders>
            <w:vAlign w:val="center"/>
            <w:hideMark/>
          </w:tcPr>
          <w:p w14:paraId="4F1D43BF"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Revenue - Total</w:t>
            </w:r>
          </w:p>
        </w:tc>
        <w:tc>
          <w:tcPr>
            <w:tcW w:w="1216" w:type="dxa"/>
            <w:gridSpan w:val="2"/>
            <w:tcBorders>
              <w:top w:val="nil"/>
              <w:left w:val="nil"/>
              <w:bottom w:val="nil"/>
              <w:right w:val="nil"/>
            </w:tcBorders>
            <w:vAlign w:val="center"/>
            <w:hideMark/>
          </w:tcPr>
          <w:p w14:paraId="30BCD0E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1,711.91</w:t>
            </w:r>
          </w:p>
        </w:tc>
        <w:tc>
          <w:tcPr>
            <w:tcW w:w="1701" w:type="dxa"/>
            <w:gridSpan w:val="3"/>
            <w:tcBorders>
              <w:top w:val="nil"/>
              <w:left w:val="nil"/>
              <w:bottom w:val="nil"/>
              <w:right w:val="nil"/>
            </w:tcBorders>
            <w:vAlign w:val="center"/>
            <w:hideMark/>
          </w:tcPr>
          <w:p w14:paraId="56A6FD0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2,209.31</w:t>
            </w:r>
          </w:p>
        </w:tc>
        <w:tc>
          <w:tcPr>
            <w:tcW w:w="1843" w:type="dxa"/>
            <w:gridSpan w:val="2"/>
            <w:tcBorders>
              <w:top w:val="nil"/>
              <w:left w:val="nil"/>
              <w:bottom w:val="nil"/>
              <w:right w:val="nil"/>
            </w:tcBorders>
            <w:vAlign w:val="center"/>
            <w:hideMark/>
          </w:tcPr>
          <w:p w14:paraId="5F4661A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2,758.45</w:t>
            </w:r>
          </w:p>
        </w:tc>
        <w:tc>
          <w:tcPr>
            <w:tcW w:w="1340" w:type="dxa"/>
            <w:gridSpan w:val="2"/>
            <w:tcBorders>
              <w:top w:val="nil"/>
              <w:left w:val="nil"/>
              <w:bottom w:val="nil"/>
              <w:right w:val="nil"/>
            </w:tcBorders>
          </w:tcPr>
          <w:p w14:paraId="2A1CB7D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2,702.12</w:t>
            </w:r>
          </w:p>
        </w:tc>
        <w:tc>
          <w:tcPr>
            <w:tcW w:w="1048" w:type="dxa"/>
            <w:gridSpan w:val="2"/>
            <w:tcBorders>
              <w:top w:val="nil"/>
              <w:left w:val="nil"/>
              <w:bottom w:val="nil"/>
              <w:right w:val="nil"/>
            </w:tcBorders>
            <w:vAlign w:val="center"/>
            <w:hideMark/>
          </w:tcPr>
          <w:p w14:paraId="2AC5256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2,556.62</w:t>
            </w:r>
          </w:p>
        </w:tc>
      </w:tr>
      <w:tr w:rsidR="00032DC4" w:rsidRPr="00975BD3" w14:paraId="4BD8EBF7" w14:textId="77777777" w:rsidTr="002E00F1">
        <w:trPr>
          <w:cantSplit/>
          <w:trHeight w:val="21"/>
        </w:trPr>
        <w:tc>
          <w:tcPr>
            <w:tcW w:w="2327" w:type="dxa"/>
            <w:gridSpan w:val="2"/>
            <w:tcBorders>
              <w:top w:val="nil"/>
              <w:left w:val="nil"/>
              <w:bottom w:val="nil"/>
              <w:right w:val="nil"/>
            </w:tcBorders>
            <w:vAlign w:val="center"/>
            <w:hideMark/>
          </w:tcPr>
          <w:p w14:paraId="566D3BFC"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Cost of Goods Sold (FIFO)</w:t>
            </w:r>
          </w:p>
        </w:tc>
        <w:tc>
          <w:tcPr>
            <w:tcW w:w="1216" w:type="dxa"/>
            <w:gridSpan w:val="2"/>
            <w:tcBorders>
              <w:top w:val="nil"/>
              <w:left w:val="nil"/>
              <w:bottom w:val="nil"/>
              <w:right w:val="nil"/>
            </w:tcBorders>
            <w:vAlign w:val="center"/>
            <w:hideMark/>
          </w:tcPr>
          <w:p w14:paraId="37A3141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1,370.48</w:t>
            </w:r>
          </w:p>
        </w:tc>
        <w:tc>
          <w:tcPr>
            <w:tcW w:w="1701" w:type="dxa"/>
            <w:gridSpan w:val="3"/>
            <w:tcBorders>
              <w:top w:val="nil"/>
              <w:left w:val="nil"/>
              <w:bottom w:val="nil"/>
              <w:right w:val="nil"/>
            </w:tcBorders>
            <w:vAlign w:val="center"/>
            <w:hideMark/>
          </w:tcPr>
          <w:p w14:paraId="0647165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1,761.07</w:t>
            </w:r>
          </w:p>
        </w:tc>
        <w:tc>
          <w:tcPr>
            <w:tcW w:w="1843" w:type="dxa"/>
            <w:gridSpan w:val="2"/>
            <w:tcBorders>
              <w:top w:val="nil"/>
              <w:left w:val="nil"/>
              <w:bottom w:val="nil"/>
              <w:right w:val="nil"/>
            </w:tcBorders>
            <w:vAlign w:val="center"/>
            <w:hideMark/>
          </w:tcPr>
          <w:p w14:paraId="702FF85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2,217.69</w:t>
            </w:r>
          </w:p>
        </w:tc>
        <w:tc>
          <w:tcPr>
            <w:tcW w:w="1340" w:type="dxa"/>
            <w:gridSpan w:val="2"/>
            <w:tcBorders>
              <w:top w:val="nil"/>
              <w:left w:val="nil"/>
              <w:bottom w:val="nil"/>
              <w:right w:val="nil"/>
            </w:tcBorders>
          </w:tcPr>
          <w:p w14:paraId="7B57166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2,295.09</w:t>
            </w:r>
          </w:p>
        </w:tc>
        <w:tc>
          <w:tcPr>
            <w:tcW w:w="1048" w:type="dxa"/>
            <w:gridSpan w:val="2"/>
            <w:tcBorders>
              <w:top w:val="nil"/>
              <w:left w:val="nil"/>
              <w:bottom w:val="nil"/>
              <w:right w:val="nil"/>
            </w:tcBorders>
            <w:vAlign w:val="center"/>
            <w:hideMark/>
          </w:tcPr>
          <w:p w14:paraId="5703E79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2,091.28</w:t>
            </w:r>
          </w:p>
        </w:tc>
      </w:tr>
      <w:tr w:rsidR="00032DC4" w:rsidRPr="00975BD3" w14:paraId="22CCE936" w14:textId="77777777" w:rsidTr="002E00F1">
        <w:trPr>
          <w:cantSplit/>
          <w:trHeight w:val="21"/>
        </w:trPr>
        <w:tc>
          <w:tcPr>
            <w:tcW w:w="2327" w:type="dxa"/>
            <w:gridSpan w:val="2"/>
            <w:tcBorders>
              <w:top w:val="nil"/>
              <w:left w:val="nil"/>
              <w:bottom w:val="nil"/>
              <w:right w:val="nil"/>
            </w:tcBorders>
            <w:vAlign w:val="center"/>
            <w:hideMark/>
          </w:tcPr>
          <w:p w14:paraId="5BE1479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Gross Profit (Loss)</w:t>
            </w:r>
          </w:p>
        </w:tc>
        <w:tc>
          <w:tcPr>
            <w:tcW w:w="1216" w:type="dxa"/>
            <w:gridSpan w:val="2"/>
            <w:tcBorders>
              <w:top w:val="nil"/>
              <w:left w:val="nil"/>
              <w:bottom w:val="nil"/>
              <w:right w:val="nil"/>
            </w:tcBorders>
            <w:vAlign w:val="center"/>
            <w:hideMark/>
          </w:tcPr>
          <w:p w14:paraId="6C840BB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341.42</w:t>
            </w:r>
          </w:p>
        </w:tc>
        <w:tc>
          <w:tcPr>
            <w:tcW w:w="1701" w:type="dxa"/>
            <w:gridSpan w:val="3"/>
            <w:tcBorders>
              <w:top w:val="nil"/>
              <w:left w:val="nil"/>
              <w:bottom w:val="nil"/>
              <w:right w:val="nil"/>
            </w:tcBorders>
            <w:vAlign w:val="center"/>
            <w:hideMark/>
          </w:tcPr>
          <w:p w14:paraId="20C1B37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448.24</w:t>
            </w:r>
          </w:p>
        </w:tc>
        <w:tc>
          <w:tcPr>
            <w:tcW w:w="1843" w:type="dxa"/>
            <w:gridSpan w:val="2"/>
            <w:tcBorders>
              <w:top w:val="nil"/>
              <w:left w:val="nil"/>
              <w:bottom w:val="nil"/>
              <w:right w:val="nil"/>
            </w:tcBorders>
            <w:vAlign w:val="center"/>
            <w:hideMark/>
          </w:tcPr>
          <w:p w14:paraId="420D884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540.75</w:t>
            </w:r>
          </w:p>
        </w:tc>
        <w:tc>
          <w:tcPr>
            <w:tcW w:w="1340" w:type="dxa"/>
            <w:gridSpan w:val="2"/>
            <w:tcBorders>
              <w:top w:val="nil"/>
              <w:left w:val="nil"/>
              <w:bottom w:val="nil"/>
              <w:right w:val="nil"/>
            </w:tcBorders>
          </w:tcPr>
          <w:p w14:paraId="1C312B2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407.03</w:t>
            </w:r>
          </w:p>
        </w:tc>
        <w:tc>
          <w:tcPr>
            <w:tcW w:w="1048" w:type="dxa"/>
            <w:gridSpan w:val="2"/>
            <w:tcBorders>
              <w:top w:val="nil"/>
              <w:left w:val="nil"/>
              <w:bottom w:val="nil"/>
              <w:right w:val="nil"/>
            </w:tcBorders>
            <w:vAlign w:val="center"/>
            <w:hideMark/>
          </w:tcPr>
          <w:p w14:paraId="2550AB6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465.34</w:t>
            </w:r>
          </w:p>
        </w:tc>
      </w:tr>
      <w:tr w:rsidR="00032DC4" w:rsidRPr="00975BD3" w14:paraId="1B8EE9B0" w14:textId="77777777" w:rsidTr="002E00F1">
        <w:trPr>
          <w:cantSplit/>
          <w:trHeight w:val="21"/>
        </w:trPr>
        <w:tc>
          <w:tcPr>
            <w:tcW w:w="2327" w:type="dxa"/>
            <w:gridSpan w:val="2"/>
            <w:tcBorders>
              <w:top w:val="nil"/>
              <w:left w:val="nil"/>
              <w:bottom w:val="nil"/>
              <w:right w:val="nil"/>
            </w:tcBorders>
            <w:vAlign w:val="center"/>
            <w:hideMark/>
          </w:tcPr>
          <w:p w14:paraId="2A1B7F15"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Selling, General and Administrative Expense</w:t>
            </w:r>
          </w:p>
        </w:tc>
        <w:tc>
          <w:tcPr>
            <w:tcW w:w="1216" w:type="dxa"/>
            <w:gridSpan w:val="2"/>
            <w:tcBorders>
              <w:top w:val="nil"/>
              <w:left w:val="nil"/>
              <w:bottom w:val="nil"/>
              <w:right w:val="nil"/>
            </w:tcBorders>
            <w:vAlign w:val="center"/>
            <w:hideMark/>
          </w:tcPr>
          <w:p w14:paraId="7BE7008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228.84</w:t>
            </w:r>
          </w:p>
        </w:tc>
        <w:tc>
          <w:tcPr>
            <w:tcW w:w="1701" w:type="dxa"/>
            <w:gridSpan w:val="3"/>
            <w:tcBorders>
              <w:top w:val="nil"/>
              <w:left w:val="nil"/>
              <w:bottom w:val="nil"/>
              <w:right w:val="nil"/>
            </w:tcBorders>
            <w:vAlign w:val="center"/>
            <w:hideMark/>
          </w:tcPr>
          <w:p w14:paraId="680C01D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284.52</w:t>
            </w:r>
          </w:p>
        </w:tc>
        <w:tc>
          <w:tcPr>
            <w:tcW w:w="1843" w:type="dxa"/>
            <w:gridSpan w:val="2"/>
            <w:tcBorders>
              <w:top w:val="nil"/>
              <w:left w:val="nil"/>
              <w:bottom w:val="nil"/>
              <w:right w:val="nil"/>
            </w:tcBorders>
            <w:vAlign w:val="center"/>
            <w:hideMark/>
          </w:tcPr>
          <w:p w14:paraId="2FAFD4B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340.11</w:t>
            </w:r>
          </w:p>
        </w:tc>
        <w:tc>
          <w:tcPr>
            <w:tcW w:w="1340" w:type="dxa"/>
            <w:gridSpan w:val="2"/>
            <w:tcBorders>
              <w:top w:val="nil"/>
              <w:left w:val="nil"/>
              <w:bottom w:val="nil"/>
              <w:right w:val="nil"/>
            </w:tcBorders>
          </w:tcPr>
          <w:p w14:paraId="077F9BF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364.48</w:t>
            </w:r>
          </w:p>
        </w:tc>
        <w:tc>
          <w:tcPr>
            <w:tcW w:w="1048" w:type="dxa"/>
            <w:gridSpan w:val="2"/>
            <w:tcBorders>
              <w:top w:val="nil"/>
              <w:left w:val="nil"/>
              <w:bottom w:val="nil"/>
              <w:right w:val="nil"/>
            </w:tcBorders>
            <w:vAlign w:val="center"/>
            <w:hideMark/>
          </w:tcPr>
          <w:p w14:paraId="458F0A6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329.70</w:t>
            </w:r>
          </w:p>
        </w:tc>
      </w:tr>
      <w:tr w:rsidR="00032DC4" w:rsidRPr="00975BD3" w14:paraId="41F9A86F" w14:textId="77777777" w:rsidTr="002E00F1">
        <w:trPr>
          <w:cantSplit/>
          <w:trHeight w:val="21"/>
        </w:trPr>
        <w:tc>
          <w:tcPr>
            <w:tcW w:w="2327" w:type="dxa"/>
            <w:gridSpan w:val="2"/>
            <w:tcBorders>
              <w:top w:val="nil"/>
              <w:left w:val="nil"/>
              <w:bottom w:val="nil"/>
              <w:right w:val="nil"/>
            </w:tcBorders>
            <w:vAlign w:val="center"/>
            <w:hideMark/>
          </w:tcPr>
          <w:p w14:paraId="54A7B75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Depreciation and Amortization</w:t>
            </w:r>
          </w:p>
        </w:tc>
        <w:tc>
          <w:tcPr>
            <w:tcW w:w="1216" w:type="dxa"/>
            <w:gridSpan w:val="2"/>
            <w:tcBorders>
              <w:top w:val="nil"/>
              <w:left w:val="nil"/>
              <w:bottom w:val="nil"/>
              <w:right w:val="nil"/>
            </w:tcBorders>
            <w:vAlign w:val="center"/>
            <w:hideMark/>
          </w:tcPr>
          <w:p w14:paraId="41324DF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20.90</w:t>
            </w:r>
          </w:p>
        </w:tc>
        <w:tc>
          <w:tcPr>
            <w:tcW w:w="1701" w:type="dxa"/>
            <w:gridSpan w:val="3"/>
            <w:tcBorders>
              <w:top w:val="nil"/>
              <w:left w:val="nil"/>
              <w:bottom w:val="nil"/>
              <w:right w:val="nil"/>
            </w:tcBorders>
            <w:vAlign w:val="center"/>
            <w:hideMark/>
          </w:tcPr>
          <w:p w14:paraId="41E6CFA2"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24.30</w:t>
            </w:r>
          </w:p>
        </w:tc>
        <w:tc>
          <w:tcPr>
            <w:tcW w:w="1843" w:type="dxa"/>
            <w:gridSpan w:val="2"/>
            <w:tcBorders>
              <w:top w:val="nil"/>
              <w:left w:val="nil"/>
              <w:bottom w:val="nil"/>
              <w:right w:val="nil"/>
            </w:tcBorders>
            <w:vAlign w:val="center"/>
            <w:hideMark/>
          </w:tcPr>
          <w:p w14:paraId="4EB842D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30.70</w:t>
            </w:r>
          </w:p>
        </w:tc>
        <w:tc>
          <w:tcPr>
            <w:tcW w:w="1340" w:type="dxa"/>
            <w:gridSpan w:val="2"/>
            <w:tcBorders>
              <w:top w:val="nil"/>
              <w:left w:val="nil"/>
              <w:bottom w:val="nil"/>
              <w:right w:val="nil"/>
            </w:tcBorders>
          </w:tcPr>
          <w:p w14:paraId="0DE8BC1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36.70</w:t>
            </w:r>
          </w:p>
        </w:tc>
        <w:tc>
          <w:tcPr>
            <w:tcW w:w="1048" w:type="dxa"/>
            <w:gridSpan w:val="2"/>
            <w:tcBorders>
              <w:top w:val="nil"/>
              <w:left w:val="nil"/>
              <w:bottom w:val="nil"/>
              <w:right w:val="nil"/>
            </w:tcBorders>
            <w:vAlign w:val="center"/>
            <w:hideMark/>
          </w:tcPr>
          <w:p w14:paraId="3483DE7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30.57</w:t>
            </w:r>
          </w:p>
        </w:tc>
      </w:tr>
      <w:tr w:rsidR="00032DC4" w:rsidRPr="00975BD3" w14:paraId="4FEBD0F1" w14:textId="77777777" w:rsidTr="002E00F1">
        <w:trPr>
          <w:cantSplit/>
          <w:trHeight w:val="21"/>
        </w:trPr>
        <w:tc>
          <w:tcPr>
            <w:tcW w:w="2327" w:type="dxa"/>
            <w:gridSpan w:val="2"/>
            <w:tcBorders>
              <w:top w:val="nil"/>
              <w:left w:val="nil"/>
              <w:bottom w:val="nil"/>
              <w:right w:val="nil"/>
            </w:tcBorders>
            <w:vAlign w:val="center"/>
            <w:hideMark/>
          </w:tcPr>
          <w:p w14:paraId="21BF8F2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Operating Income After Depreciation</w:t>
            </w:r>
          </w:p>
        </w:tc>
        <w:tc>
          <w:tcPr>
            <w:tcW w:w="1216" w:type="dxa"/>
            <w:gridSpan w:val="2"/>
            <w:tcBorders>
              <w:top w:val="nil"/>
              <w:left w:val="nil"/>
              <w:bottom w:val="nil"/>
              <w:right w:val="nil"/>
            </w:tcBorders>
            <w:vAlign w:val="center"/>
            <w:hideMark/>
          </w:tcPr>
          <w:p w14:paraId="4CE49DE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91.68</w:t>
            </w:r>
          </w:p>
        </w:tc>
        <w:tc>
          <w:tcPr>
            <w:tcW w:w="1701" w:type="dxa"/>
            <w:gridSpan w:val="3"/>
            <w:tcBorders>
              <w:top w:val="nil"/>
              <w:left w:val="nil"/>
              <w:bottom w:val="nil"/>
              <w:right w:val="nil"/>
            </w:tcBorders>
            <w:vAlign w:val="center"/>
            <w:hideMark/>
          </w:tcPr>
          <w:p w14:paraId="798B21C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139.42</w:t>
            </w:r>
          </w:p>
        </w:tc>
        <w:tc>
          <w:tcPr>
            <w:tcW w:w="1843" w:type="dxa"/>
            <w:gridSpan w:val="2"/>
            <w:tcBorders>
              <w:top w:val="nil"/>
              <w:left w:val="nil"/>
              <w:bottom w:val="nil"/>
              <w:right w:val="nil"/>
            </w:tcBorders>
            <w:vAlign w:val="center"/>
            <w:hideMark/>
          </w:tcPr>
          <w:p w14:paraId="699BAE3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169.95</w:t>
            </w:r>
          </w:p>
        </w:tc>
        <w:tc>
          <w:tcPr>
            <w:tcW w:w="1340" w:type="dxa"/>
            <w:gridSpan w:val="2"/>
            <w:tcBorders>
              <w:top w:val="nil"/>
              <w:left w:val="nil"/>
              <w:bottom w:val="nil"/>
              <w:right w:val="nil"/>
            </w:tcBorders>
          </w:tcPr>
          <w:p w14:paraId="1477C64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
                <w:bCs/>
                <w:color w:val="000000"/>
                <w:sz w:val="18"/>
                <w:szCs w:val="18"/>
                <w:highlight w:val="yellow"/>
              </w:rPr>
              <w:t>5.85</w:t>
            </w:r>
          </w:p>
        </w:tc>
        <w:tc>
          <w:tcPr>
            <w:tcW w:w="1048" w:type="dxa"/>
            <w:gridSpan w:val="2"/>
            <w:tcBorders>
              <w:top w:val="nil"/>
              <w:left w:val="nil"/>
              <w:bottom w:val="nil"/>
              <w:right w:val="nil"/>
            </w:tcBorders>
            <w:vAlign w:val="center"/>
            <w:hideMark/>
          </w:tcPr>
          <w:p w14:paraId="51FF7301"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105.07</w:t>
            </w:r>
          </w:p>
        </w:tc>
      </w:tr>
      <w:tr w:rsidR="00032DC4" w:rsidRPr="00975BD3" w14:paraId="36B660AD" w14:textId="77777777" w:rsidTr="002E00F1">
        <w:trPr>
          <w:cantSplit/>
          <w:trHeight w:val="21"/>
        </w:trPr>
        <w:tc>
          <w:tcPr>
            <w:tcW w:w="2327" w:type="dxa"/>
            <w:gridSpan w:val="2"/>
            <w:tcBorders>
              <w:top w:val="nil"/>
              <w:left w:val="nil"/>
              <w:bottom w:val="nil"/>
              <w:right w:val="nil"/>
            </w:tcBorders>
            <w:vAlign w:val="center"/>
            <w:hideMark/>
          </w:tcPr>
          <w:p w14:paraId="24BB96C1"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Balance Sheet</w:t>
            </w:r>
          </w:p>
        </w:tc>
        <w:tc>
          <w:tcPr>
            <w:tcW w:w="1216" w:type="dxa"/>
            <w:gridSpan w:val="2"/>
            <w:tcBorders>
              <w:top w:val="nil"/>
              <w:left w:val="nil"/>
              <w:bottom w:val="nil"/>
              <w:right w:val="nil"/>
            </w:tcBorders>
            <w:vAlign w:val="center"/>
            <w:hideMark/>
          </w:tcPr>
          <w:p w14:paraId="4B931E7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660579F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7B253A1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5E3389F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7A41506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Simple Average</w:t>
            </w:r>
          </w:p>
        </w:tc>
      </w:tr>
      <w:tr w:rsidR="00032DC4" w:rsidRPr="00975BD3" w14:paraId="4FF68DB8" w14:textId="77777777" w:rsidTr="002E00F1">
        <w:trPr>
          <w:cantSplit/>
          <w:trHeight w:val="21"/>
        </w:trPr>
        <w:tc>
          <w:tcPr>
            <w:tcW w:w="2327" w:type="dxa"/>
            <w:gridSpan w:val="2"/>
            <w:tcBorders>
              <w:top w:val="nil"/>
              <w:left w:val="nil"/>
              <w:bottom w:val="nil"/>
              <w:right w:val="nil"/>
            </w:tcBorders>
            <w:vAlign w:val="center"/>
            <w:hideMark/>
          </w:tcPr>
          <w:p w14:paraId="0DA79E00"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Assets</w:t>
            </w:r>
          </w:p>
        </w:tc>
        <w:tc>
          <w:tcPr>
            <w:tcW w:w="1216" w:type="dxa"/>
            <w:gridSpan w:val="2"/>
            <w:tcBorders>
              <w:top w:val="nil"/>
              <w:left w:val="nil"/>
              <w:bottom w:val="nil"/>
              <w:right w:val="nil"/>
            </w:tcBorders>
            <w:vAlign w:val="center"/>
            <w:hideMark/>
          </w:tcPr>
          <w:p w14:paraId="72650E9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29EE61B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3928A59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7657D7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3B8A9EB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0ECAA182" w14:textId="77777777" w:rsidTr="002E00F1">
        <w:trPr>
          <w:cantSplit/>
          <w:trHeight w:val="21"/>
        </w:trPr>
        <w:tc>
          <w:tcPr>
            <w:tcW w:w="2327" w:type="dxa"/>
            <w:gridSpan w:val="2"/>
            <w:tcBorders>
              <w:top w:val="nil"/>
              <w:left w:val="nil"/>
              <w:bottom w:val="nil"/>
              <w:right w:val="nil"/>
            </w:tcBorders>
            <w:vAlign w:val="center"/>
            <w:hideMark/>
          </w:tcPr>
          <w:p w14:paraId="40A7A622"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Receivables Total</w:t>
            </w:r>
          </w:p>
        </w:tc>
        <w:tc>
          <w:tcPr>
            <w:tcW w:w="1216" w:type="dxa"/>
            <w:gridSpan w:val="2"/>
            <w:tcBorders>
              <w:top w:val="nil"/>
              <w:left w:val="nil"/>
              <w:bottom w:val="nil"/>
              <w:right w:val="nil"/>
            </w:tcBorders>
            <w:vAlign w:val="center"/>
            <w:hideMark/>
          </w:tcPr>
          <w:p w14:paraId="7A9D3B7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94.29</w:t>
            </w:r>
          </w:p>
        </w:tc>
        <w:tc>
          <w:tcPr>
            <w:tcW w:w="1701" w:type="dxa"/>
            <w:gridSpan w:val="3"/>
            <w:tcBorders>
              <w:top w:val="nil"/>
              <w:left w:val="nil"/>
              <w:bottom w:val="nil"/>
              <w:right w:val="nil"/>
            </w:tcBorders>
            <w:vAlign w:val="center"/>
            <w:hideMark/>
          </w:tcPr>
          <w:p w14:paraId="7CFF519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95.84</w:t>
            </w:r>
          </w:p>
        </w:tc>
        <w:tc>
          <w:tcPr>
            <w:tcW w:w="1843" w:type="dxa"/>
            <w:gridSpan w:val="2"/>
            <w:tcBorders>
              <w:top w:val="nil"/>
              <w:left w:val="nil"/>
              <w:bottom w:val="nil"/>
              <w:right w:val="nil"/>
            </w:tcBorders>
            <w:vAlign w:val="center"/>
            <w:hideMark/>
          </w:tcPr>
          <w:p w14:paraId="69EB114F"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153.66</w:t>
            </w:r>
          </w:p>
        </w:tc>
        <w:tc>
          <w:tcPr>
            <w:tcW w:w="1340" w:type="dxa"/>
            <w:gridSpan w:val="2"/>
            <w:tcBorders>
              <w:top w:val="nil"/>
              <w:left w:val="nil"/>
              <w:bottom w:val="nil"/>
              <w:right w:val="nil"/>
            </w:tcBorders>
          </w:tcPr>
          <w:p w14:paraId="7A03E7B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119.81</w:t>
            </w:r>
          </w:p>
        </w:tc>
        <w:tc>
          <w:tcPr>
            <w:tcW w:w="1048" w:type="dxa"/>
            <w:gridSpan w:val="2"/>
            <w:tcBorders>
              <w:top w:val="nil"/>
              <w:left w:val="nil"/>
              <w:bottom w:val="nil"/>
              <w:right w:val="nil"/>
            </w:tcBorders>
            <w:vAlign w:val="center"/>
            <w:hideMark/>
          </w:tcPr>
          <w:p w14:paraId="02DDB738"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123.11</w:t>
            </w:r>
          </w:p>
        </w:tc>
      </w:tr>
      <w:tr w:rsidR="00032DC4" w:rsidRPr="00975BD3" w14:paraId="698287B5" w14:textId="77777777" w:rsidTr="002E00F1">
        <w:trPr>
          <w:cantSplit/>
          <w:trHeight w:val="21"/>
        </w:trPr>
        <w:tc>
          <w:tcPr>
            <w:tcW w:w="2327" w:type="dxa"/>
            <w:gridSpan w:val="2"/>
            <w:tcBorders>
              <w:top w:val="nil"/>
              <w:left w:val="nil"/>
              <w:bottom w:val="nil"/>
              <w:right w:val="nil"/>
            </w:tcBorders>
            <w:vAlign w:val="center"/>
            <w:hideMark/>
          </w:tcPr>
          <w:p w14:paraId="0EA2BA9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Inventories - Total</w:t>
            </w:r>
          </w:p>
        </w:tc>
        <w:tc>
          <w:tcPr>
            <w:tcW w:w="1216" w:type="dxa"/>
            <w:gridSpan w:val="2"/>
            <w:tcBorders>
              <w:top w:val="nil"/>
              <w:left w:val="nil"/>
              <w:bottom w:val="nil"/>
              <w:right w:val="nil"/>
            </w:tcBorders>
            <w:vAlign w:val="center"/>
            <w:hideMark/>
          </w:tcPr>
          <w:p w14:paraId="13DE0755"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421.76</w:t>
            </w:r>
          </w:p>
        </w:tc>
        <w:tc>
          <w:tcPr>
            <w:tcW w:w="1701" w:type="dxa"/>
            <w:gridSpan w:val="3"/>
            <w:tcBorders>
              <w:top w:val="nil"/>
              <w:left w:val="nil"/>
              <w:bottom w:val="nil"/>
              <w:right w:val="nil"/>
            </w:tcBorders>
            <w:vAlign w:val="center"/>
            <w:hideMark/>
          </w:tcPr>
          <w:p w14:paraId="47CC09B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703.94</w:t>
            </w:r>
          </w:p>
        </w:tc>
        <w:tc>
          <w:tcPr>
            <w:tcW w:w="1843" w:type="dxa"/>
            <w:gridSpan w:val="2"/>
            <w:tcBorders>
              <w:top w:val="nil"/>
              <w:left w:val="nil"/>
              <w:bottom w:val="nil"/>
              <w:right w:val="nil"/>
            </w:tcBorders>
            <w:vAlign w:val="center"/>
            <w:hideMark/>
          </w:tcPr>
          <w:p w14:paraId="799E8AE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1,303.03</w:t>
            </w:r>
          </w:p>
        </w:tc>
        <w:tc>
          <w:tcPr>
            <w:tcW w:w="1340" w:type="dxa"/>
            <w:gridSpan w:val="2"/>
            <w:tcBorders>
              <w:top w:val="nil"/>
              <w:left w:val="nil"/>
              <w:bottom w:val="nil"/>
              <w:right w:val="nil"/>
            </w:tcBorders>
          </w:tcPr>
          <w:p w14:paraId="5243815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1,108.67</w:t>
            </w:r>
          </w:p>
        </w:tc>
        <w:tc>
          <w:tcPr>
            <w:tcW w:w="1048" w:type="dxa"/>
            <w:gridSpan w:val="2"/>
            <w:tcBorders>
              <w:top w:val="nil"/>
              <w:left w:val="nil"/>
              <w:bottom w:val="nil"/>
              <w:right w:val="nil"/>
            </w:tcBorders>
            <w:vAlign w:val="center"/>
            <w:hideMark/>
          </w:tcPr>
          <w:p w14:paraId="02C5636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1,038.55</w:t>
            </w:r>
          </w:p>
        </w:tc>
      </w:tr>
      <w:tr w:rsidR="00032DC4" w:rsidRPr="00975BD3" w14:paraId="5C5A577E" w14:textId="77777777" w:rsidTr="002E00F1">
        <w:trPr>
          <w:cantSplit/>
          <w:trHeight w:val="21"/>
        </w:trPr>
        <w:tc>
          <w:tcPr>
            <w:tcW w:w="2327" w:type="dxa"/>
            <w:gridSpan w:val="2"/>
            <w:tcBorders>
              <w:top w:val="nil"/>
              <w:left w:val="nil"/>
              <w:bottom w:val="nil"/>
              <w:right w:val="nil"/>
            </w:tcBorders>
            <w:vAlign w:val="center"/>
            <w:hideMark/>
          </w:tcPr>
          <w:p w14:paraId="4F9D142E"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Liabilities</w:t>
            </w:r>
          </w:p>
        </w:tc>
        <w:tc>
          <w:tcPr>
            <w:tcW w:w="1216" w:type="dxa"/>
            <w:gridSpan w:val="2"/>
            <w:tcBorders>
              <w:top w:val="nil"/>
              <w:left w:val="nil"/>
              <w:bottom w:val="nil"/>
              <w:right w:val="nil"/>
            </w:tcBorders>
            <w:vAlign w:val="center"/>
            <w:hideMark/>
          </w:tcPr>
          <w:p w14:paraId="581C08FE"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4691E1C6"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658F392D"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429161C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5E61788B"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r>
      <w:tr w:rsidR="00032DC4" w:rsidRPr="00975BD3" w14:paraId="5F122BDA" w14:textId="77777777" w:rsidTr="002E00F1">
        <w:trPr>
          <w:cantSplit/>
          <w:trHeight w:val="21"/>
        </w:trPr>
        <w:tc>
          <w:tcPr>
            <w:tcW w:w="2327" w:type="dxa"/>
            <w:gridSpan w:val="2"/>
            <w:tcBorders>
              <w:top w:val="nil"/>
              <w:left w:val="nil"/>
              <w:bottom w:val="nil"/>
              <w:right w:val="nil"/>
            </w:tcBorders>
            <w:vAlign w:val="center"/>
            <w:hideMark/>
          </w:tcPr>
          <w:p w14:paraId="10DB654D"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 Accounts Payable - Trade</w:t>
            </w:r>
          </w:p>
        </w:tc>
        <w:tc>
          <w:tcPr>
            <w:tcW w:w="1216" w:type="dxa"/>
            <w:gridSpan w:val="2"/>
            <w:tcBorders>
              <w:top w:val="nil"/>
              <w:left w:val="nil"/>
              <w:bottom w:val="nil"/>
              <w:right w:val="nil"/>
            </w:tcBorders>
            <w:vAlign w:val="center"/>
            <w:hideMark/>
          </w:tcPr>
          <w:p w14:paraId="4BC9FD5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25.64</w:t>
            </w:r>
          </w:p>
        </w:tc>
        <w:tc>
          <w:tcPr>
            <w:tcW w:w="1701" w:type="dxa"/>
            <w:gridSpan w:val="3"/>
            <w:tcBorders>
              <w:top w:val="nil"/>
              <w:left w:val="nil"/>
              <w:bottom w:val="nil"/>
              <w:right w:val="nil"/>
            </w:tcBorders>
            <w:vAlign w:val="center"/>
            <w:hideMark/>
          </w:tcPr>
          <w:p w14:paraId="1F0989B7"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40.83</w:t>
            </w:r>
          </w:p>
        </w:tc>
        <w:tc>
          <w:tcPr>
            <w:tcW w:w="1843" w:type="dxa"/>
            <w:gridSpan w:val="2"/>
            <w:tcBorders>
              <w:top w:val="nil"/>
              <w:left w:val="nil"/>
              <w:bottom w:val="nil"/>
              <w:right w:val="nil"/>
            </w:tcBorders>
            <w:vAlign w:val="center"/>
            <w:hideMark/>
          </w:tcPr>
          <w:p w14:paraId="4BF4FC6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43.85</w:t>
            </w:r>
          </w:p>
        </w:tc>
        <w:tc>
          <w:tcPr>
            <w:tcW w:w="1340" w:type="dxa"/>
            <w:gridSpan w:val="2"/>
            <w:tcBorders>
              <w:top w:val="nil"/>
              <w:left w:val="nil"/>
              <w:bottom w:val="nil"/>
              <w:right w:val="nil"/>
            </w:tcBorders>
          </w:tcPr>
          <w:p w14:paraId="10841433"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37.17</w:t>
            </w:r>
          </w:p>
        </w:tc>
        <w:tc>
          <w:tcPr>
            <w:tcW w:w="1048" w:type="dxa"/>
            <w:gridSpan w:val="2"/>
            <w:tcBorders>
              <w:top w:val="nil"/>
              <w:left w:val="nil"/>
              <w:bottom w:val="nil"/>
              <w:right w:val="nil"/>
            </w:tcBorders>
            <w:vAlign w:val="center"/>
            <w:hideMark/>
          </w:tcPr>
          <w:p w14:paraId="3607AA0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sz w:val="18"/>
                <w:szCs w:val="18"/>
                <w:highlight w:val="yellow"/>
              </w:rPr>
              <w:t>40.62</w:t>
            </w:r>
          </w:p>
        </w:tc>
      </w:tr>
      <w:tr w:rsidR="00032DC4" w:rsidRPr="00975BD3" w14:paraId="7BA9953E" w14:textId="77777777" w:rsidTr="002E00F1">
        <w:trPr>
          <w:cantSplit/>
          <w:trHeight w:val="21"/>
        </w:trPr>
        <w:tc>
          <w:tcPr>
            <w:tcW w:w="2327" w:type="dxa"/>
            <w:gridSpan w:val="2"/>
            <w:tcBorders>
              <w:top w:val="nil"/>
              <w:left w:val="nil"/>
              <w:bottom w:val="nil"/>
              <w:right w:val="nil"/>
            </w:tcBorders>
            <w:vAlign w:val="center"/>
            <w:hideMark/>
          </w:tcPr>
          <w:p w14:paraId="57292036" w14:textId="77777777" w:rsidR="00032DC4" w:rsidRPr="00975BD3" w:rsidRDefault="00032DC4" w:rsidP="00032DC4">
            <w:pPr>
              <w:keepNext/>
              <w:spacing w:before="0" w:after="0" w:line="240" w:lineRule="auto"/>
              <w:jc w:val="left"/>
              <w:rPr>
                <w:rFonts w:eastAsia="Times New Roman" w:cs="Times New Roman"/>
                <w:b/>
                <w:bCs/>
                <w:color w:val="000000"/>
                <w:sz w:val="18"/>
                <w:szCs w:val="18"/>
              </w:rPr>
            </w:pPr>
            <w:r w:rsidRPr="00975BD3">
              <w:rPr>
                <w:rFonts w:eastAsia="Times New Roman" w:cs="Times New Roman"/>
                <w:b/>
                <w:bCs/>
                <w:color w:val="000000"/>
                <w:sz w:val="18"/>
                <w:szCs w:val="18"/>
                <w:highlight w:val="yellow"/>
              </w:rPr>
              <w:t>PLI Ratios</w:t>
            </w:r>
          </w:p>
        </w:tc>
        <w:tc>
          <w:tcPr>
            <w:tcW w:w="1216" w:type="dxa"/>
            <w:gridSpan w:val="2"/>
            <w:tcBorders>
              <w:top w:val="nil"/>
              <w:left w:val="nil"/>
              <w:bottom w:val="nil"/>
              <w:right w:val="nil"/>
            </w:tcBorders>
            <w:vAlign w:val="center"/>
            <w:hideMark/>
          </w:tcPr>
          <w:p w14:paraId="5FC5A589"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701" w:type="dxa"/>
            <w:gridSpan w:val="3"/>
            <w:tcBorders>
              <w:top w:val="nil"/>
              <w:left w:val="nil"/>
              <w:bottom w:val="nil"/>
              <w:right w:val="nil"/>
            </w:tcBorders>
            <w:vAlign w:val="center"/>
            <w:hideMark/>
          </w:tcPr>
          <w:p w14:paraId="3C6C6484"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843" w:type="dxa"/>
            <w:gridSpan w:val="2"/>
            <w:tcBorders>
              <w:top w:val="nil"/>
              <w:left w:val="nil"/>
              <w:bottom w:val="nil"/>
              <w:right w:val="nil"/>
            </w:tcBorders>
            <w:vAlign w:val="center"/>
            <w:hideMark/>
          </w:tcPr>
          <w:p w14:paraId="2558FD70"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340" w:type="dxa"/>
            <w:gridSpan w:val="2"/>
            <w:tcBorders>
              <w:top w:val="nil"/>
              <w:left w:val="nil"/>
              <w:bottom w:val="nil"/>
              <w:right w:val="nil"/>
            </w:tcBorders>
          </w:tcPr>
          <w:p w14:paraId="61FF713A"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p>
        </w:tc>
        <w:tc>
          <w:tcPr>
            <w:tcW w:w="1048" w:type="dxa"/>
            <w:gridSpan w:val="2"/>
            <w:tcBorders>
              <w:top w:val="nil"/>
              <w:left w:val="nil"/>
              <w:bottom w:val="nil"/>
              <w:right w:val="nil"/>
            </w:tcBorders>
            <w:vAlign w:val="center"/>
            <w:hideMark/>
          </w:tcPr>
          <w:p w14:paraId="1FA7991C" w14:textId="77777777" w:rsidR="00032DC4" w:rsidRPr="00975BD3" w:rsidRDefault="00032DC4" w:rsidP="00032DC4">
            <w:pPr>
              <w:keepNext/>
              <w:spacing w:before="0" w:after="0" w:line="240" w:lineRule="auto"/>
              <w:jc w:val="center"/>
              <w:rPr>
                <w:rFonts w:eastAsia="Times New Roman" w:cs="Times New Roman"/>
                <w:b/>
                <w:bCs/>
                <w:color w:val="000000"/>
                <w:sz w:val="18"/>
                <w:szCs w:val="18"/>
              </w:rPr>
            </w:pPr>
            <w:r w:rsidRPr="00975BD3">
              <w:rPr>
                <w:b/>
                <w:sz w:val="18"/>
                <w:szCs w:val="18"/>
                <w:highlight w:val="yellow"/>
              </w:rPr>
              <w:t>Weighted  Average</w:t>
            </w:r>
          </w:p>
        </w:tc>
      </w:tr>
      <w:tr w:rsidR="00032DC4" w:rsidRPr="00975BD3" w14:paraId="13D385A2" w14:textId="77777777" w:rsidTr="002E00F1">
        <w:trPr>
          <w:cantSplit/>
          <w:trHeight w:val="21"/>
        </w:trPr>
        <w:tc>
          <w:tcPr>
            <w:tcW w:w="2327" w:type="dxa"/>
            <w:gridSpan w:val="2"/>
            <w:tcBorders>
              <w:top w:val="nil"/>
              <w:left w:val="nil"/>
              <w:bottom w:val="nil"/>
              <w:right w:val="nil"/>
            </w:tcBorders>
            <w:vAlign w:val="center"/>
            <w:hideMark/>
          </w:tcPr>
          <w:p w14:paraId="33CF7611" w14:textId="77777777" w:rsidR="00032DC4" w:rsidRPr="00975BD3" w:rsidRDefault="00032DC4" w:rsidP="00032DC4">
            <w:pPr>
              <w:spacing w:before="0" w:after="0" w:line="240" w:lineRule="auto"/>
              <w:jc w:val="left"/>
              <w:rPr>
                <w:rFonts w:eastAsia="Times New Roman" w:cs="Times New Roman"/>
                <w:b/>
                <w:bCs/>
                <w:color w:val="000000"/>
                <w:sz w:val="18"/>
                <w:szCs w:val="18"/>
              </w:rPr>
            </w:pPr>
            <w:r w:rsidRPr="00975BD3">
              <w:rPr>
                <w:rFonts w:eastAsia="Times New Roman" w:cs="Times New Roman"/>
                <w:bCs/>
                <w:color w:val="000000"/>
                <w:sz w:val="18"/>
                <w:szCs w:val="18"/>
                <w:highlight w:val="yellow"/>
              </w:rPr>
              <w:t xml:space="preserve">    Operating Margin (Adjusted to Tested Party: Econcrete Inc.)</w:t>
            </w:r>
          </w:p>
        </w:tc>
        <w:tc>
          <w:tcPr>
            <w:tcW w:w="1216" w:type="dxa"/>
            <w:gridSpan w:val="2"/>
            <w:tcBorders>
              <w:top w:val="nil"/>
              <w:left w:val="nil"/>
              <w:bottom w:val="nil"/>
              <w:right w:val="nil"/>
            </w:tcBorders>
            <w:vAlign w:val="center"/>
            <w:hideMark/>
          </w:tcPr>
          <w:p w14:paraId="38F13E79"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n.a</w:t>
            </w:r>
          </w:p>
        </w:tc>
        <w:tc>
          <w:tcPr>
            <w:tcW w:w="1701" w:type="dxa"/>
            <w:gridSpan w:val="3"/>
            <w:tcBorders>
              <w:top w:val="nil"/>
              <w:left w:val="nil"/>
              <w:bottom w:val="nil"/>
              <w:right w:val="nil"/>
            </w:tcBorders>
            <w:vAlign w:val="center"/>
            <w:hideMark/>
          </w:tcPr>
          <w:p w14:paraId="19F668B3"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5.79%</w:t>
            </w:r>
          </w:p>
        </w:tc>
        <w:tc>
          <w:tcPr>
            <w:tcW w:w="1843" w:type="dxa"/>
            <w:gridSpan w:val="2"/>
            <w:tcBorders>
              <w:top w:val="nil"/>
              <w:left w:val="nil"/>
              <w:bottom w:val="nil"/>
              <w:right w:val="nil"/>
            </w:tcBorders>
            <w:vAlign w:val="center"/>
            <w:hideMark/>
          </w:tcPr>
          <w:p w14:paraId="1D1B4C1C"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4.64%</w:t>
            </w:r>
          </w:p>
        </w:tc>
        <w:tc>
          <w:tcPr>
            <w:tcW w:w="1340" w:type="dxa"/>
            <w:gridSpan w:val="2"/>
            <w:tcBorders>
              <w:top w:val="nil"/>
              <w:left w:val="nil"/>
              <w:bottom w:val="nil"/>
              <w:right w:val="nil"/>
            </w:tcBorders>
          </w:tcPr>
          <w:p w14:paraId="3B4380AD"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rFonts w:eastAsia="Times New Roman" w:cs="Times New Roman"/>
                <w:bCs/>
                <w:color w:val="000000"/>
                <w:sz w:val="18"/>
                <w:szCs w:val="18"/>
                <w:highlight w:val="yellow"/>
              </w:rPr>
              <w:t>-2.30%</w:t>
            </w:r>
          </w:p>
        </w:tc>
        <w:tc>
          <w:tcPr>
            <w:tcW w:w="1048" w:type="dxa"/>
            <w:gridSpan w:val="2"/>
            <w:tcBorders>
              <w:top w:val="nil"/>
              <w:left w:val="nil"/>
              <w:bottom w:val="nil"/>
              <w:right w:val="nil"/>
            </w:tcBorders>
            <w:vAlign w:val="center"/>
            <w:hideMark/>
          </w:tcPr>
          <w:p w14:paraId="27AC30A9" w14:textId="77777777" w:rsidR="00032DC4" w:rsidRPr="00975BD3" w:rsidRDefault="00032DC4" w:rsidP="00032DC4">
            <w:pPr>
              <w:spacing w:before="0" w:after="0" w:line="240" w:lineRule="auto"/>
              <w:jc w:val="center"/>
              <w:rPr>
                <w:rFonts w:eastAsia="Times New Roman" w:cs="Times New Roman"/>
                <w:b/>
                <w:bCs/>
                <w:color w:val="000000"/>
                <w:sz w:val="18"/>
                <w:szCs w:val="18"/>
              </w:rPr>
            </w:pPr>
            <w:r w:rsidRPr="00975BD3">
              <w:rPr>
                <w:sz w:val="18"/>
                <w:szCs w:val="18"/>
                <w:highlight w:val="yellow"/>
              </w:rPr>
              <w:t>2.51%</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 xml:space="preserve">Reasons for Rejection </w:t>
      </w:r>
    </w:p>
    <w:tbl>
      <w:tblPr>
        <w:tblW w:w="8926" w:type="dxa"/>
        <w:tblLayout w:type="fixed"/>
        <w:tblLook w:val="04A0" w:firstRow="1" w:lastRow="0" w:firstColumn="1" w:lastColumn="0" w:noHBand="0" w:noVBand="1"/>
        <w:tblPrChange w:id="55" w:author="KPMG Israel" w:date="2026-06-08T14:01:00Z" w16du:dateUtc="2026-06-08T11:01:00Z">
          <w:tblPr>
            <w:tblW w:w="8306" w:type="dxa"/>
            <w:tblLayout w:type="fixed"/>
            <w:tblLook w:val="04A0" w:firstRow="1" w:lastRow="0" w:firstColumn="1" w:lastColumn="0" w:noHBand="0" w:noVBand="1"/>
          </w:tblPr>
        </w:tblPrChange>
      </w:tblPr>
      <w:tblGrid>
        <w:gridCol w:w="623"/>
        <w:gridCol w:w="2774"/>
        <w:gridCol w:w="624"/>
        <w:gridCol w:w="623"/>
        <w:gridCol w:w="623"/>
        <w:gridCol w:w="3659"/>
        <w:tblGridChange w:id="56">
          <w:tblGrid>
            <w:gridCol w:w="623"/>
            <w:gridCol w:w="1827"/>
            <w:gridCol w:w="624"/>
            <w:gridCol w:w="323"/>
            <w:gridCol w:w="300"/>
            <w:gridCol w:w="623"/>
            <w:gridCol w:w="947"/>
            <w:gridCol w:w="3039"/>
            <w:gridCol w:w="620"/>
          </w:tblGrid>
        </w:tblGridChange>
      </w:tblGrid>
      <w:tr w:rsidR="00611EE3" w:rsidRPr="004922C8" w14:paraId="30DC9523" w14:textId="77777777" w:rsidTr="00C84D04">
        <w:trPr>
          <w:cantSplit/>
          <w:trHeight w:val="288"/>
          <w:tblHeader/>
          <w:trPrChange w:id="57" w:author="KPMG Israel" w:date="2026-06-08T14:01:00Z" w16du:dateUtc="2026-06-08T11:01:00Z">
            <w:trPr>
              <w:gridAfter w:val="0"/>
              <w:cantSplit/>
              <w:trHeight w:val="288"/>
              <w:tblHeader/>
            </w:trPr>
          </w:trPrChange>
        </w:trPr>
        <w:tc>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Change w:id="58" w:author="KPMG Israel" w:date="2026-06-08T14:01:00Z" w16du:dateUtc="2026-06-08T11:01:00Z">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tcPrChange>
          </w:tcPr>
          <w:p w14:paraId="05EC922B" w14:textId="77777777"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Obs. No.</w:t>
            </w:r>
          </w:p>
        </w:tc>
        <w:tc>
          <w:tcPr>
            <w:tcW w:w="2774"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Change w:id="59" w:author="KPMG Israel" w:date="2026-06-08T14:01:00Z" w16du:dateUtc="2026-06-08T11:01:00Z">
              <w:tcPr>
                <w:tcW w:w="1827"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tcPrChange>
          </w:tcPr>
          <w:p w14:paraId="5FB02581" w14:textId="77777777"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Company Name</w:t>
            </w:r>
          </w:p>
        </w:tc>
        <w:tc>
          <w:tcPr>
            <w:tcW w:w="1870" w:type="dxa"/>
            <w:gridSpan w:val="3"/>
            <w:tcBorders>
              <w:top w:val="single" w:sz="4" w:space="0" w:color="auto"/>
              <w:left w:val="nil"/>
              <w:bottom w:val="single" w:sz="4" w:space="0" w:color="auto"/>
              <w:right w:val="single" w:sz="4" w:space="0" w:color="auto"/>
            </w:tcBorders>
            <w:shd w:val="clear" w:color="000000" w:fill="00338D"/>
            <w:vAlign w:val="center"/>
            <w:hideMark/>
            <w:tcPrChange w:id="60" w:author="KPMG Israel" w:date="2026-06-08T14:01:00Z" w16du:dateUtc="2026-06-08T11:01:00Z">
              <w:tcPr>
                <w:tcW w:w="1870" w:type="dxa"/>
                <w:gridSpan w:val="4"/>
                <w:tcBorders>
                  <w:top w:val="single" w:sz="4" w:space="0" w:color="auto"/>
                  <w:left w:val="nil"/>
                  <w:bottom w:val="single" w:sz="4" w:space="0" w:color="auto"/>
                  <w:right w:val="single" w:sz="4" w:space="0" w:color="auto"/>
                </w:tcBorders>
                <w:shd w:val="clear" w:color="000000" w:fill="00338D"/>
                <w:vAlign w:val="center"/>
                <w:hideMark/>
              </w:tcPr>
            </w:tcPrChange>
          </w:tcPr>
          <w:p w14:paraId="039BB450" w14:textId="1AED4DF0"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Rejected Companies</w:t>
            </w:r>
          </w:p>
        </w:tc>
        <w:tc>
          <w:tcPr>
            <w:tcW w:w="3659"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Change w:id="61" w:author="KPMG Israel" w:date="2026-06-08T14:01:00Z" w16du:dateUtc="2026-06-08T11:01:00Z">
              <w:tcPr>
                <w:tcW w:w="3986" w:type="dxa"/>
                <w:gridSpan w:val="2"/>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tcPrChange>
          </w:tcPr>
          <w:p w14:paraId="07610A80" w14:textId="77777777"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Comments</w:t>
            </w:r>
          </w:p>
        </w:tc>
      </w:tr>
      <w:tr w:rsidR="00611EE3" w:rsidRPr="004922C8" w14:paraId="6D4F58EB" w14:textId="77777777" w:rsidTr="00C84D04">
        <w:trPr>
          <w:cantSplit/>
          <w:trHeight w:val="510"/>
          <w:tblHeader/>
          <w:trPrChange w:id="62" w:author="KPMG Israel" w:date="2026-06-08T14:01:00Z" w16du:dateUtc="2026-06-08T11:01:00Z">
            <w:trPr>
              <w:gridAfter w:val="0"/>
              <w:cantSplit/>
              <w:trHeight w:val="510"/>
              <w:tblHeader/>
            </w:trPr>
          </w:trPrChange>
        </w:trPr>
        <w:tc>
          <w:tcPr>
            <w:tcW w:w="623" w:type="dxa"/>
            <w:vMerge/>
            <w:tcBorders>
              <w:top w:val="single" w:sz="4" w:space="0" w:color="auto"/>
              <w:left w:val="single" w:sz="4" w:space="0" w:color="auto"/>
              <w:bottom w:val="single" w:sz="4" w:space="0" w:color="auto"/>
              <w:right w:val="single" w:sz="4" w:space="0" w:color="auto"/>
            </w:tcBorders>
            <w:vAlign w:val="center"/>
            <w:hideMark/>
            <w:tcPrChange w:id="63" w:author="KPMG Israel" w:date="2026-06-08T14:01:00Z" w16du:dateUtc="2026-06-08T11:01:00Z">
              <w:tcPr>
                <w:tcW w:w="623" w:type="dxa"/>
                <w:vMerge/>
                <w:tcBorders>
                  <w:top w:val="single" w:sz="4" w:space="0" w:color="auto"/>
                  <w:left w:val="single" w:sz="4" w:space="0" w:color="auto"/>
                  <w:bottom w:val="single" w:sz="4" w:space="0" w:color="auto"/>
                  <w:right w:val="single" w:sz="4" w:space="0" w:color="auto"/>
                </w:tcBorders>
                <w:vAlign w:val="center"/>
                <w:hideMark/>
              </w:tcPr>
            </w:tcPrChange>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2774" w:type="dxa"/>
            <w:vMerge/>
            <w:tcBorders>
              <w:top w:val="single" w:sz="4" w:space="0" w:color="auto"/>
              <w:left w:val="single" w:sz="4" w:space="0" w:color="auto"/>
              <w:bottom w:val="single" w:sz="4" w:space="0" w:color="auto"/>
              <w:right w:val="single" w:sz="4" w:space="0" w:color="auto"/>
            </w:tcBorders>
            <w:vAlign w:val="center"/>
            <w:hideMark/>
            <w:tcPrChange w:id="64" w:author="KPMG Israel" w:date="2026-06-08T14:01:00Z" w16du:dateUtc="2026-06-08T11:01:00Z">
              <w:tcPr>
                <w:tcW w:w="1827" w:type="dxa"/>
                <w:vMerge/>
                <w:tcBorders>
                  <w:top w:val="single" w:sz="4" w:space="0" w:color="auto"/>
                  <w:left w:val="single" w:sz="4" w:space="0" w:color="auto"/>
                  <w:bottom w:val="single" w:sz="4" w:space="0" w:color="auto"/>
                  <w:right w:val="single" w:sz="4" w:space="0" w:color="auto"/>
                </w:tcBorders>
                <w:vAlign w:val="center"/>
                <w:hideMark/>
              </w:tcPr>
            </w:tcPrChange>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247" w:type="dxa"/>
            <w:gridSpan w:val="2"/>
            <w:tcBorders>
              <w:top w:val="single" w:sz="4" w:space="0" w:color="auto"/>
              <w:left w:val="nil"/>
              <w:bottom w:val="single" w:sz="4" w:space="0" w:color="auto"/>
              <w:right w:val="single" w:sz="4" w:space="0" w:color="auto"/>
            </w:tcBorders>
            <w:shd w:val="clear" w:color="000000" w:fill="00338D"/>
            <w:vAlign w:val="center"/>
            <w:hideMark/>
            <w:tcPrChange w:id="65" w:author="KPMG Israel" w:date="2026-06-08T14:01:00Z" w16du:dateUtc="2026-06-08T11:01:00Z">
              <w:tcPr>
                <w:tcW w:w="1247" w:type="dxa"/>
                <w:gridSpan w:val="3"/>
                <w:tcBorders>
                  <w:top w:val="single" w:sz="4" w:space="0" w:color="auto"/>
                  <w:left w:val="nil"/>
                  <w:bottom w:val="single" w:sz="4" w:space="0" w:color="auto"/>
                  <w:right w:val="single" w:sz="4" w:space="0" w:color="auto"/>
                </w:tcBorders>
                <w:shd w:val="clear" w:color="000000" w:fill="00338D"/>
                <w:vAlign w:val="center"/>
                <w:hideMark/>
              </w:tcPr>
            </w:tcPrChange>
          </w:tcPr>
          <w:p w14:paraId="641B8BC8" w14:textId="6647EB1F"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Quantitative Screens                       </w:t>
            </w:r>
          </w:p>
        </w:tc>
        <w:tc>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Change w:id="66" w:author="KPMG Israel" w:date="2026-06-08T14:01:00Z" w16du:dateUtc="2026-06-08T11:01:00Z">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tcPrChange>
          </w:tcPr>
          <w:p w14:paraId="17964B61" w14:textId="01ACFABB" w:rsidR="00611EE3" w:rsidRPr="004922C8" w:rsidRDefault="00611EE3" w:rsidP="004922C8">
            <w:pPr>
              <w:keepNext/>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Qualitative Screen </w:t>
            </w:r>
          </w:p>
        </w:tc>
        <w:tc>
          <w:tcPr>
            <w:tcW w:w="3659"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Change w:id="67" w:author="KPMG Israel" w:date="2026-06-08T14:01:00Z" w16du:dateUtc="2026-06-08T11:01:00Z">
              <w:tcPr>
                <w:tcW w:w="3986" w:type="dxa"/>
                <w:gridSpan w:val="2"/>
                <w:vMerge/>
                <w:tcBorders>
                  <w:top w:val="single" w:sz="4" w:space="0" w:color="auto"/>
                  <w:left w:val="single" w:sz="4" w:space="0" w:color="auto"/>
                  <w:bottom w:val="single" w:sz="4" w:space="0" w:color="auto"/>
                  <w:right w:val="single" w:sz="4" w:space="0" w:color="auto"/>
                </w:tcBorders>
                <w:shd w:val="clear" w:color="000000" w:fill="00338D"/>
                <w:vAlign w:val="center"/>
                <w:hideMark/>
              </w:tcPr>
            </w:tcPrChange>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4D04">
        <w:trPr>
          <w:cantSplit/>
          <w:trHeight w:val="1956"/>
          <w:tblHeader/>
          <w:trPrChange w:id="68" w:author="KPMG Israel" w:date="2026-06-08T14:01:00Z" w16du:dateUtc="2026-06-08T11:01:00Z">
            <w:trPr>
              <w:gridAfter w:val="0"/>
              <w:cantSplit/>
              <w:trHeight w:val="1956"/>
              <w:tblHeader/>
            </w:trPr>
          </w:trPrChange>
        </w:trPr>
        <w:tc>
          <w:tcPr>
            <w:tcW w:w="623" w:type="dxa"/>
            <w:vMerge/>
            <w:tcBorders>
              <w:top w:val="single" w:sz="4" w:space="0" w:color="auto"/>
              <w:left w:val="single" w:sz="4" w:space="0" w:color="auto"/>
              <w:bottom w:val="single" w:sz="4" w:space="0" w:color="auto"/>
              <w:right w:val="single" w:sz="4" w:space="0" w:color="auto"/>
            </w:tcBorders>
            <w:vAlign w:val="center"/>
            <w:hideMark/>
            <w:tcPrChange w:id="69" w:author="KPMG Israel" w:date="2026-06-08T14:01:00Z" w16du:dateUtc="2026-06-08T11:01:00Z">
              <w:tcPr>
                <w:tcW w:w="623" w:type="dxa"/>
                <w:vMerge/>
                <w:tcBorders>
                  <w:top w:val="single" w:sz="4" w:space="0" w:color="auto"/>
                  <w:left w:val="single" w:sz="4" w:space="0" w:color="auto"/>
                  <w:bottom w:val="single" w:sz="4" w:space="0" w:color="auto"/>
                  <w:right w:val="single" w:sz="4" w:space="0" w:color="auto"/>
                </w:tcBorders>
                <w:vAlign w:val="center"/>
                <w:hideMark/>
              </w:tcPr>
            </w:tcPrChange>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2774" w:type="dxa"/>
            <w:vMerge/>
            <w:tcBorders>
              <w:top w:val="single" w:sz="4" w:space="0" w:color="auto"/>
              <w:left w:val="single" w:sz="4" w:space="0" w:color="auto"/>
              <w:bottom w:val="single" w:sz="4" w:space="0" w:color="auto"/>
              <w:right w:val="single" w:sz="4" w:space="0" w:color="auto"/>
            </w:tcBorders>
            <w:vAlign w:val="center"/>
            <w:hideMark/>
            <w:tcPrChange w:id="70" w:author="KPMG Israel" w:date="2026-06-08T14:01:00Z" w16du:dateUtc="2026-06-08T11:01:00Z">
              <w:tcPr>
                <w:tcW w:w="1827" w:type="dxa"/>
                <w:vMerge/>
                <w:tcBorders>
                  <w:top w:val="single" w:sz="4" w:space="0" w:color="auto"/>
                  <w:left w:val="single" w:sz="4" w:space="0" w:color="auto"/>
                  <w:bottom w:val="single" w:sz="4" w:space="0" w:color="auto"/>
                  <w:right w:val="single" w:sz="4" w:space="0" w:color="auto"/>
                </w:tcBorders>
                <w:vAlign w:val="center"/>
                <w:hideMark/>
              </w:tcPr>
            </w:tcPrChange>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624" w:type="dxa"/>
            <w:tcBorders>
              <w:top w:val="nil"/>
              <w:left w:val="nil"/>
              <w:bottom w:val="single" w:sz="4" w:space="0" w:color="auto"/>
              <w:right w:val="single" w:sz="4" w:space="0" w:color="auto"/>
            </w:tcBorders>
            <w:shd w:val="clear" w:color="000000" w:fill="00338D"/>
            <w:textDirection w:val="btLr"/>
            <w:vAlign w:val="center"/>
            <w:hideMark/>
            <w:tcPrChange w:id="71" w:author="KPMG Israel" w:date="2026-06-08T14:01:00Z" w16du:dateUtc="2026-06-08T11:01:00Z">
              <w:tcPr>
                <w:tcW w:w="624" w:type="dxa"/>
                <w:tcBorders>
                  <w:top w:val="nil"/>
                  <w:left w:val="nil"/>
                  <w:bottom w:val="single" w:sz="4" w:space="0" w:color="auto"/>
                  <w:right w:val="single" w:sz="4" w:space="0" w:color="auto"/>
                </w:tcBorders>
                <w:shd w:val="clear" w:color="000000" w:fill="00338D"/>
                <w:textDirection w:val="btLr"/>
                <w:vAlign w:val="center"/>
                <w:hideMark/>
              </w:tcPr>
            </w:tcPrChange>
          </w:tcPr>
          <w:p w14:paraId="13B2AB49" w14:textId="28A83EBB" w:rsidR="001E7D68" w:rsidRPr="004922C8" w:rsidRDefault="001E7D68" w:rsidP="001E7D68">
            <w:pPr>
              <w:keepNext/>
              <w:spacing w:before="0" w:after="0" w:line="240" w:lineRule="auto"/>
              <w:jc w:val="center"/>
              <w:rPr>
                <w:rFonts w:eastAsia="Times New Roman" w:cs="Calibri"/>
                <w:b/>
                <w:bCs/>
                <w:color w:val="FFFFFF"/>
                <w:sz w:val="16"/>
                <w:szCs w:val="16"/>
              </w:rPr>
            </w:pPr>
            <w:r>
              <w:rPr>
                <w:rFonts w:eastAsia="Times New Roman" w:cs="Calibri"/>
                <w:b/>
                <w:bCs/>
                <w:color w:val="FFFFFF"/>
                <w:sz w:val="16"/>
                <w:szCs w:val="16"/>
              </w:rPr>
              <w:t>Data Sufficiency Screen</w:t>
            </w:r>
          </w:p>
        </w:tc>
        <w:tc>
          <w:tcPr>
            <w:tcW w:w="623" w:type="dxa"/>
            <w:tcBorders>
              <w:top w:val="nil"/>
              <w:left w:val="nil"/>
              <w:bottom w:val="single" w:sz="4" w:space="0" w:color="auto"/>
              <w:right w:val="nil"/>
            </w:tcBorders>
            <w:shd w:val="clear" w:color="000000" w:fill="00338D"/>
            <w:textDirection w:val="btLr"/>
            <w:vAlign w:val="center"/>
            <w:hideMark/>
            <w:tcPrChange w:id="72" w:author="KPMG Israel" w:date="2026-06-08T14:01:00Z" w16du:dateUtc="2026-06-08T11:01:00Z">
              <w:tcPr>
                <w:tcW w:w="623" w:type="dxa"/>
                <w:gridSpan w:val="2"/>
                <w:tcBorders>
                  <w:top w:val="nil"/>
                  <w:left w:val="nil"/>
                  <w:bottom w:val="single" w:sz="4" w:space="0" w:color="auto"/>
                  <w:right w:val="nil"/>
                </w:tcBorders>
                <w:shd w:val="clear" w:color="000000" w:fill="00338D"/>
                <w:textDirection w:val="btLr"/>
                <w:vAlign w:val="center"/>
                <w:hideMark/>
              </w:tcPr>
            </w:tcPrChange>
          </w:tcPr>
          <w:p w14:paraId="4861D308" w14:textId="0A9B9633" w:rsidR="001E7D68" w:rsidRPr="00D025DF" w:rsidRDefault="001E7D68" w:rsidP="001E7D68">
            <w:pPr>
              <w:keepNext/>
              <w:spacing w:before="0" w:after="0" w:line="240" w:lineRule="auto"/>
              <w:jc w:val="center"/>
              <w:rPr>
                <w:rFonts w:eastAsia="Times New Roman" w:cs="Calibri"/>
                <w:b/>
                <w:bCs/>
                <w:color w:val="FFFFFF"/>
                <w:sz w:val="14"/>
                <w:szCs w:val="14"/>
              </w:rPr>
            </w:pPr>
            <w:r w:rsidRPr="00D025DF">
              <w:rPr>
                <w:b/>
                <w:bCs/>
                <w:color w:val="FFFFFF"/>
                <w:sz w:val="14"/>
                <w:szCs w:val="14"/>
                <w:highlight w:val="yellow"/>
              </w:rPr>
              <w:t>Losses Screen</w:t>
            </w:r>
          </w:p>
        </w:tc>
        <w:tc>
          <w:tcPr>
            <w:tcW w:w="623" w:type="dxa"/>
            <w:vMerge/>
            <w:tcBorders>
              <w:top w:val="nil"/>
              <w:left w:val="single" w:sz="4" w:space="0" w:color="auto"/>
              <w:bottom w:val="single" w:sz="4" w:space="0" w:color="000000"/>
              <w:right w:val="single" w:sz="4" w:space="0" w:color="auto"/>
            </w:tcBorders>
            <w:vAlign w:val="center"/>
            <w:hideMark/>
            <w:tcPrChange w:id="73" w:author="KPMG Israel" w:date="2026-06-08T14:01:00Z" w16du:dateUtc="2026-06-08T11:01:00Z">
              <w:tcPr>
                <w:tcW w:w="623" w:type="dxa"/>
                <w:vMerge/>
                <w:tcBorders>
                  <w:top w:val="nil"/>
                  <w:left w:val="single" w:sz="4" w:space="0" w:color="auto"/>
                  <w:bottom w:val="single" w:sz="4" w:space="0" w:color="000000"/>
                  <w:right w:val="single" w:sz="4" w:space="0" w:color="auto"/>
                </w:tcBorders>
                <w:vAlign w:val="center"/>
                <w:hideMark/>
              </w:tcPr>
            </w:tcPrChange>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3659" w:type="dxa"/>
            <w:vMerge/>
            <w:tcBorders>
              <w:top w:val="single" w:sz="4" w:space="0" w:color="auto"/>
              <w:left w:val="single" w:sz="4" w:space="0" w:color="auto"/>
              <w:bottom w:val="single" w:sz="4" w:space="0" w:color="auto"/>
              <w:right w:val="single" w:sz="4" w:space="0" w:color="auto"/>
            </w:tcBorders>
            <w:vAlign w:val="center"/>
            <w:hideMark/>
            <w:tcPrChange w:id="74" w:author="KPMG Israel" w:date="2026-06-08T14:01:00Z" w16du:dateUtc="2026-06-08T11:01:00Z">
              <w:tcPr>
                <w:tcW w:w="3986"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4D04">
        <w:trPr>
          <w:cantSplit/>
          <w:trHeight w:val="20"/>
          <w:trPrChange w:id="75"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76"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14A99271"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w:t>
            </w:r>
          </w:p>
        </w:tc>
        <w:tc>
          <w:tcPr>
            <w:tcW w:w="2774" w:type="dxa"/>
            <w:tcBorders>
              <w:top w:val="nil"/>
              <w:left w:val="nil"/>
              <w:bottom w:val="single" w:sz="4" w:space="0" w:color="auto"/>
              <w:right w:val="single" w:sz="4" w:space="0" w:color="auto"/>
            </w:tcBorders>
            <w:vAlign w:val="center"/>
            <w:hideMark/>
            <w:tcPrChange w:id="77"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4863C1CF" w14:textId="4C70B15F" w:rsidR="001E7D68" w:rsidRPr="004922C8" w:rsidRDefault="001E7D68" w:rsidP="00107591">
            <w:pPr>
              <w:keepNext/>
              <w:spacing w:before="0" w:after="0" w:line="240" w:lineRule="auto"/>
              <w:jc w:val="left"/>
              <w:rPr>
                <w:rFonts w:eastAsia="Times New Roman" w:cs="Calibri"/>
                <w:color w:val="000000"/>
                <w:sz w:val="16"/>
                <w:szCs w:val="16"/>
              </w:rPr>
              <w:pPrChange w:id="78" w:author="KPMG Israel" w:date="2026-06-08T14:00:00Z" w16du:dateUtc="2026-06-08T11:00:00Z">
                <w:pPr>
                  <w:keepNext/>
                  <w:spacing w:before="0" w:after="0" w:line="240" w:lineRule="auto"/>
                  <w:jc w:val="center"/>
                </w:pPr>
              </w:pPrChange>
            </w:pPr>
            <w:r>
              <w:rPr>
                <w:color w:val="000000"/>
                <w:sz w:val="16"/>
                <w:szCs w:val="16"/>
                <w:highlight w:val="yellow"/>
              </w:rPr>
              <w:t>AAR CORP</w:t>
            </w:r>
          </w:p>
        </w:tc>
        <w:tc>
          <w:tcPr>
            <w:tcW w:w="624" w:type="dxa"/>
            <w:tcBorders>
              <w:top w:val="nil"/>
              <w:left w:val="nil"/>
              <w:bottom w:val="single" w:sz="4" w:space="0" w:color="auto"/>
              <w:right w:val="single" w:sz="4" w:space="0" w:color="auto"/>
            </w:tcBorders>
            <w:vAlign w:val="center"/>
            <w:hideMark/>
            <w:tcPrChange w:id="79"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360EFAFD" w14:textId="448EDD85"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80"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77BF9F1D" w14:textId="2B4455F0"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81"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BCD6377" w14:textId="0ABFF19B"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82"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516D9343" w14:textId="42B08CE1"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Develops and sells proprietary software</w:t>
            </w:r>
          </w:p>
        </w:tc>
      </w:tr>
      <w:tr w:rsidR="001E7D68" w:rsidRPr="004922C8" w14:paraId="28D420C1" w14:textId="77777777" w:rsidTr="00C84D04">
        <w:trPr>
          <w:cantSplit/>
          <w:trHeight w:val="20"/>
          <w:trPrChange w:id="83"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84"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4BA6135"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2</w:t>
            </w:r>
          </w:p>
        </w:tc>
        <w:tc>
          <w:tcPr>
            <w:tcW w:w="2774" w:type="dxa"/>
            <w:tcBorders>
              <w:top w:val="nil"/>
              <w:left w:val="nil"/>
              <w:bottom w:val="single" w:sz="4" w:space="0" w:color="auto"/>
              <w:right w:val="single" w:sz="4" w:space="0" w:color="auto"/>
            </w:tcBorders>
            <w:vAlign w:val="center"/>
            <w:hideMark/>
            <w:tcPrChange w:id="85"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6D30016C" w14:textId="77777777" w:rsidR="001E7D68" w:rsidRPr="004922C8" w:rsidRDefault="001E7D68" w:rsidP="00107591">
            <w:pPr>
              <w:keepNext/>
              <w:spacing w:before="0" w:after="0" w:line="240" w:lineRule="auto"/>
              <w:jc w:val="left"/>
              <w:rPr>
                <w:rFonts w:eastAsia="Times New Roman" w:cs="Calibri"/>
                <w:color w:val="000000"/>
                <w:sz w:val="16"/>
                <w:szCs w:val="16"/>
              </w:rPr>
              <w:pPrChange w:id="86" w:author="KPMG Israel" w:date="2026-06-08T14:00:00Z" w16du:dateUtc="2026-06-08T11:00:00Z">
                <w:pPr>
                  <w:keepNext/>
                  <w:spacing w:before="0" w:after="0" w:line="240" w:lineRule="auto"/>
                  <w:jc w:val="center"/>
                </w:pPr>
              </w:pPrChange>
            </w:pPr>
            <w:r>
              <w:rPr>
                <w:color w:val="000000"/>
                <w:sz w:val="16"/>
                <w:szCs w:val="16"/>
                <w:highlight w:val="yellow"/>
              </w:rPr>
              <w:t>AERSALE CORP</w:t>
            </w:r>
          </w:p>
        </w:tc>
        <w:tc>
          <w:tcPr>
            <w:tcW w:w="624" w:type="dxa"/>
            <w:tcBorders>
              <w:top w:val="nil"/>
              <w:left w:val="nil"/>
              <w:bottom w:val="single" w:sz="4" w:space="0" w:color="auto"/>
              <w:right w:val="single" w:sz="4" w:space="0" w:color="auto"/>
            </w:tcBorders>
            <w:vAlign w:val="center"/>
            <w:hideMark/>
            <w:tcPrChange w:id="87"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65B37DE6"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88"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31F1CF86"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89"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4B321E5"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90"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07281C58"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Develops and sells proprietary software</w:t>
            </w:r>
          </w:p>
        </w:tc>
      </w:tr>
      <w:tr w:rsidR="001E7D68" w:rsidRPr="004922C8" w14:paraId="5A3EA8FE" w14:textId="77777777" w:rsidTr="00C84D04">
        <w:trPr>
          <w:cantSplit/>
          <w:trHeight w:val="20"/>
          <w:trPrChange w:id="91"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92"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6CF95C36"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3</w:t>
            </w:r>
          </w:p>
        </w:tc>
        <w:tc>
          <w:tcPr>
            <w:tcW w:w="2774" w:type="dxa"/>
            <w:tcBorders>
              <w:top w:val="nil"/>
              <w:left w:val="nil"/>
              <w:bottom w:val="single" w:sz="4" w:space="0" w:color="auto"/>
              <w:right w:val="single" w:sz="4" w:space="0" w:color="auto"/>
            </w:tcBorders>
            <w:vAlign w:val="center"/>
            <w:hideMark/>
            <w:tcPrChange w:id="93"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35536420" w14:textId="77777777" w:rsidR="001E7D68" w:rsidRPr="004922C8" w:rsidRDefault="001E7D68" w:rsidP="00107591">
            <w:pPr>
              <w:keepNext/>
              <w:spacing w:before="0" w:after="0" w:line="240" w:lineRule="auto"/>
              <w:jc w:val="left"/>
              <w:rPr>
                <w:rFonts w:eastAsia="Times New Roman" w:cs="Calibri"/>
                <w:color w:val="000000"/>
                <w:sz w:val="16"/>
                <w:szCs w:val="16"/>
              </w:rPr>
              <w:pPrChange w:id="94" w:author="KPMG Israel" w:date="2026-06-08T14:00:00Z" w16du:dateUtc="2026-06-08T11:00:00Z">
                <w:pPr>
                  <w:keepNext/>
                  <w:spacing w:before="0" w:after="0" w:line="240" w:lineRule="auto"/>
                  <w:jc w:val="center"/>
                </w:pPr>
              </w:pPrChange>
            </w:pPr>
            <w:r>
              <w:rPr>
                <w:color w:val="000000"/>
                <w:sz w:val="16"/>
                <w:szCs w:val="16"/>
                <w:highlight w:val="yellow"/>
              </w:rPr>
              <w:t>APPLIED INDUSTRIAL TECH INC</w:t>
            </w:r>
          </w:p>
        </w:tc>
        <w:tc>
          <w:tcPr>
            <w:tcW w:w="624" w:type="dxa"/>
            <w:tcBorders>
              <w:top w:val="nil"/>
              <w:left w:val="nil"/>
              <w:bottom w:val="single" w:sz="4" w:space="0" w:color="auto"/>
              <w:right w:val="single" w:sz="4" w:space="0" w:color="auto"/>
            </w:tcBorders>
            <w:vAlign w:val="center"/>
            <w:hideMark/>
            <w:tcPrChange w:id="95"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5B34F7AA"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96"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1A0E1F02"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97"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AC858EF"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98"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63088E0E"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Insufficient data (website unavailable)</w:t>
            </w:r>
          </w:p>
        </w:tc>
      </w:tr>
      <w:tr w:rsidR="001E7D68" w:rsidRPr="004922C8" w14:paraId="654E10D3" w14:textId="77777777" w:rsidTr="00C84D04">
        <w:trPr>
          <w:cantSplit/>
          <w:trHeight w:val="20"/>
          <w:trPrChange w:id="99"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00"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0E6066B"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4</w:t>
            </w:r>
          </w:p>
        </w:tc>
        <w:tc>
          <w:tcPr>
            <w:tcW w:w="2774" w:type="dxa"/>
            <w:tcBorders>
              <w:top w:val="nil"/>
              <w:left w:val="nil"/>
              <w:bottom w:val="single" w:sz="4" w:space="0" w:color="auto"/>
              <w:right w:val="single" w:sz="4" w:space="0" w:color="auto"/>
            </w:tcBorders>
            <w:vAlign w:val="center"/>
            <w:hideMark/>
            <w:tcPrChange w:id="101"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0391112A" w14:textId="77777777" w:rsidR="001E7D68" w:rsidRPr="004922C8" w:rsidRDefault="001E7D68" w:rsidP="00107591">
            <w:pPr>
              <w:keepNext/>
              <w:spacing w:before="0" w:after="0" w:line="240" w:lineRule="auto"/>
              <w:jc w:val="left"/>
              <w:rPr>
                <w:rFonts w:eastAsia="Times New Roman" w:cs="Calibri"/>
                <w:color w:val="000000"/>
                <w:sz w:val="16"/>
                <w:szCs w:val="16"/>
              </w:rPr>
              <w:pPrChange w:id="102" w:author="KPMG Israel" w:date="2026-06-08T14:00:00Z" w16du:dateUtc="2026-06-08T11:00:00Z">
                <w:pPr>
                  <w:keepNext/>
                  <w:spacing w:before="0" w:after="0" w:line="240" w:lineRule="auto"/>
                  <w:jc w:val="center"/>
                </w:pPr>
              </w:pPrChange>
            </w:pPr>
            <w:r>
              <w:rPr>
                <w:color w:val="000000"/>
                <w:sz w:val="16"/>
                <w:szCs w:val="16"/>
                <w:highlight w:val="yellow"/>
              </w:rPr>
              <w:t>BOISE CASCADE CO</w:t>
            </w:r>
          </w:p>
        </w:tc>
        <w:tc>
          <w:tcPr>
            <w:tcW w:w="624" w:type="dxa"/>
            <w:tcBorders>
              <w:top w:val="nil"/>
              <w:left w:val="nil"/>
              <w:bottom w:val="single" w:sz="4" w:space="0" w:color="auto"/>
              <w:right w:val="single" w:sz="4" w:space="0" w:color="auto"/>
            </w:tcBorders>
            <w:vAlign w:val="center"/>
            <w:hideMark/>
            <w:tcPrChange w:id="103"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6F4C2703"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04"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5781851D"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05"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1EDCA073"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06"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1104195F"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1AAE3A62" w14:textId="77777777" w:rsidTr="00C84D04">
        <w:trPr>
          <w:cantSplit/>
          <w:trHeight w:val="20"/>
          <w:trPrChange w:id="107"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08"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7EE85B25"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5</w:t>
            </w:r>
          </w:p>
        </w:tc>
        <w:tc>
          <w:tcPr>
            <w:tcW w:w="2774" w:type="dxa"/>
            <w:tcBorders>
              <w:top w:val="nil"/>
              <w:left w:val="nil"/>
              <w:bottom w:val="single" w:sz="4" w:space="0" w:color="auto"/>
              <w:right w:val="single" w:sz="4" w:space="0" w:color="auto"/>
            </w:tcBorders>
            <w:vAlign w:val="center"/>
            <w:hideMark/>
            <w:tcPrChange w:id="109"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32FD9B3F" w14:textId="77777777" w:rsidR="001E7D68" w:rsidRPr="004922C8" w:rsidRDefault="001E7D68" w:rsidP="00107591">
            <w:pPr>
              <w:keepNext/>
              <w:spacing w:before="0" w:after="0" w:line="240" w:lineRule="auto"/>
              <w:jc w:val="left"/>
              <w:rPr>
                <w:rFonts w:eastAsia="Times New Roman" w:cs="Calibri"/>
                <w:color w:val="000000"/>
                <w:sz w:val="16"/>
                <w:szCs w:val="16"/>
              </w:rPr>
              <w:pPrChange w:id="110" w:author="KPMG Israel" w:date="2026-06-08T14:00:00Z" w16du:dateUtc="2026-06-08T11:00:00Z">
                <w:pPr>
                  <w:keepNext/>
                  <w:spacing w:before="0" w:after="0" w:line="240" w:lineRule="auto"/>
                  <w:jc w:val="center"/>
                </w:pPr>
              </w:pPrChange>
            </w:pPr>
            <w:r>
              <w:rPr>
                <w:color w:val="000000"/>
                <w:sz w:val="16"/>
                <w:szCs w:val="16"/>
                <w:highlight w:val="yellow"/>
              </w:rPr>
              <w:t>CANNABIS BIOSCIENCE IN H INC</w:t>
            </w:r>
          </w:p>
        </w:tc>
        <w:tc>
          <w:tcPr>
            <w:tcW w:w="624" w:type="dxa"/>
            <w:tcBorders>
              <w:top w:val="nil"/>
              <w:left w:val="nil"/>
              <w:bottom w:val="single" w:sz="4" w:space="0" w:color="auto"/>
              <w:right w:val="single" w:sz="4" w:space="0" w:color="auto"/>
            </w:tcBorders>
            <w:vAlign w:val="center"/>
            <w:hideMark/>
            <w:tcPrChange w:id="111"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46397CA7"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Change w:id="112"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266FF86C"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13"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09A1456" w14:textId="77777777" w:rsidR="001E7D68" w:rsidRPr="004922C8" w:rsidRDefault="001E7D68" w:rsidP="001E7D68">
            <w:pPr>
              <w:keepNext/>
              <w:spacing w:before="0" w:after="0" w:line="240" w:lineRule="auto"/>
              <w:jc w:val="center"/>
              <w:rPr>
                <w:rFonts w:eastAsia="Times New Roman" w:cs="Calibri"/>
                <w:sz w:val="16"/>
                <w:szCs w:val="16"/>
              </w:rPr>
            </w:pPr>
          </w:p>
        </w:tc>
        <w:tc>
          <w:tcPr>
            <w:tcW w:w="3659" w:type="dxa"/>
            <w:tcBorders>
              <w:top w:val="nil"/>
              <w:left w:val="nil"/>
              <w:bottom w:val="single" w:sz="4" w:space="0" w:color="auto"/>
              <w:right w:val="single" w:sz="4" w:space="0" w:color="auto"/>
            </w:tcBorders>
            <w:vAlign w:val="center"/>
            <w:hideMark/>
            <w:tcPrChange w:id="114"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220AFD90"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121EFA23" w14:textId="77777777" w:rsidTr="00C84D04">
        <w:trPr>
          <w:cantSplit/>
          <w:trHeight w:val="20"/>
          <w:trPrChange w:id="115"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16"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9027681"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6</w:t>
            </w:r>
          </w:p>
        </w:tc>
        <w:tc>
          <w:tcPr>
            <w:tcW w:w="2774" w:type="dxa"/>
            <w:tcBorders>
              <w:top w:val="nil"/>
              <w:left w:val="nil"/>
              <w:bottom w:val="single" w:sz="4" w:space="0" w:color="auto"/>
              <w:right w:val="single" w:sz="4" w:space="0" w:color="auto"/>
            </w:tcBorders>
            <w:vAlign w:val="center"/>
            <w:hideMark/>
            <w:tcPrChange w:id="117"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5E88EF7B" w14:textId="77777777" w:rsidR="001E7D68" w:rsidRPr="004922C8" w:rsidRDefault="001E7D68" w:rsidP="00107591">
            <w:pPr>
              <w:keepNext/>
              <w:spacing w:before="0" w:after="0" w:line="240" w:lineRule="auto"/>
              <w:jc w:val="left"/>
              <w:rPr>
                <w:rFonts w:eastAsia="Times New Roman" w:cs="Calibri"/>
                <w:color w:val="000000"/>
                <w:sz w:val="16"/>
                <w:szCs w:val="16"/>
              </w:rPr>
              <w:pPrChange w:id="118" w:author="KPMG Israel" w:date="2026-06-08T14:00:00Z" w16du:dateUtc="2026-06-08T11:00:00Z">
                <w:pPr>
                  <w:keepNext/>
                  <w:spacing w:before="0" w:after="0" w:line="240" w:lineRule="auto"/>
                  <w:jc w:val="center"/>
                </w:pPr>
              </w:pPrChange>
            </w:pPr>
            <w:r>
              <w:rPr>
                <w:color w:val="000000"/>
                <w:sz w:val="16"/>
                <w:szCs w:val="16"/>
                <w:highlight w:val="yellow"/>
              </w:rPr>
              <w:t>CAPSTONE THERAPEUTICS CORP</w:t>
            </w:r>
          </w:p>
        </w:tc>
        <w:tc>
          <w:tcPr>
            <w:tcW w:w="624" w:type="dxa"/>
            <w:tcBorders>
              <w:top w:val="nil"/>
              <w:left w:val="nil"/>
              <w:bottom w:val="single" w:sz="4" w:space="0" w:color="auto"/>
              <w:right w:val="single" w:sz="4" w:space="0" w:color="auto"/>
            </w:tcBorders>
            <w:vAlign w:val="center"/>
            <w:hideMark/>
            <w:tcPrChange w:id="119"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46581980"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20"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3CD718D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21"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2E0EC0A"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22"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29CBFFBF"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Was engaged in biotechnology activities during a portion of the tested period</w:t>
            </w:r>
          </w:p>
        </w:tc>
      </w:tr>
      <w:tr w:rsidR="001E7D68" w:rsidRPr="004922C8" w14:paraId="6E570C26" w14:textId="77777777" w:rsidTr="00C84D04">
        <w:trPr>
          <w:cantSplit/>
          <w:trHeight w:val="20"/>
          <w:trPrChange w:id="123"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24"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496EC996"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7</w:t>
            </w:r>
          </w:p>
        </w:tc>
        <w:tc>
          <w:tcPr>
            <w:tcW w:w="2774" w:type="dxa"/>
            <w:tcBorders>
              <w:top w:val="nil"/>
              <w:left w:val="nil"/>
              <w:bottom w:val="single" w:sz="4" w:space="0" w:color="auto"/>
              <w:right w:val="single" w:sz="4" w:space="0" w:color="auto"/>
            </w:tcBorders>
            <w:vAlign w:val="center"/>
            <w:hideMark/>
            <w:tcPrChange w:id="125"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3A385429" w14:textId="77777777" w:rsidR="001E7D68" w:rsidRPr="004922C8" w:rsidRDefault="001E7D68" w:rsidP="00107591">
            <w:pPr>
              <w:keepNext/>
              <w:spacing w:before="0" w:after="0" w:line="240" w:lineRule="auto"/>
              <w:jc w:val="left"/>
              <w:rPr>
                <w:rFonts w:eastAsia="Times New Roman" w:cs="Calibri"/>
                <w:color w:val="000000"/>
                <w:sz w:val="16"/>
                <w:szCs w:val="16"/>
              </w:rPr>
              <w:pPrChange w:id="126" w:author="KPMG Israel" w:date="2026-06-08T14:00:00Z" w16du:dateUtc="2026-06-08T11:00:00Z">
                <w:pPr>
                  <w:keepNext/>
                  <w:spacing w:before="0" w:after="0" w:line="240" w:lineRule="auto"/>
                  <w:jc w:val="center"/>
                </w:pPr>
              </w:pPrChange>
            </w:pPr>
            <w:r>
              <w:rPr>
                <w:color w:val="000000"/>
                <w:sz w:val="16"/>
                <w:szCs w:val="16"/>
                <w:highlight w:val="yellow"/>
              </w:rPr>
              <w:t>DOMAN BUILDING MATLS GP LTD</w:t>
            </w:r>
          </w:p>
        </w:tc>
        <w:tc>
          <w:tcPr>
            <w:tcW w:w="624" w:type="dxa"/>
            <w:tcBorders>
              <w:top w:val="nil"/>
              <w:left w:val="nil"/>
              <w:bottom w:val="single" w:sz="4" w:space="0" w:color="auto"/>
              <w:right w:val="single" w:sz="4" w:space="0" w:color="auto"/>
            </w:tcBorders>
            <w:vAlign w:val="center"/>
            <w:hideMark/>
            <w:tcPrChange w:id="127"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1E018C7A"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28"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3C76E72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29"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88EC445"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30"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580C63A1"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5176B7D7" w14:textId="77777777" w:rsidTr="00C84D04">
        <w:trPr>
          <w:cantSplit/>
          <w:trHeight w:val="20"/>
          <w:trPrChange w:id="131"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32"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1C7A06E4"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8</w:t>
            </w:r>
          </w:p>
        </w:tc>
        <w:tc>
          <w:tcPr>
            <w:tcW w:w="2774" w:type="dxa"/>
            <w:tcBorders>
              <w:top w:val="nil"/>
              <w:left w:val="nil"/>
              <w:bottom w:val="single" w:sz="4" w:space="0" w:color="auto"/>
              <w:right w:val="single" w:sz="4" w:space="0" w:color="auto"/>
            </w:tcBorders>
            <w:vAlign w:val="center"/>
            <w:hideMark/>
            <w:tcPrChange w:id="133"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106720B0" w14:textId="77777777" w:rsidR="001E7D68" w:rsidRPr="004922C8" w:rsidRDefault="001E7D68" w:rsidP="00107591">
            <w:pPr>
              <w:keepNext/>
              <w:spacing w:before="0" w:after="0" w:line="240" w:lineRule="auto"/>
              <w:jc w:val="left"/>
              <w:rPr>
                <w:rFonts w:eastAsia="Times New Roman" w:cs="Calibri"/>
                <w:color w:val="000000"/>
                <w:sz w:val="16"/>
                <w:szCs w:val="16"/>
              </w:rPr>
              <w:pPrChange w:id="134" w:author="KPMG Israel" w:date="2026-06-08T14:00:00Z" w16du:dateUtc="2026-06-08T11:00:00Z">
                <w:pPr>
                  <w:keepNext/>
                  <w:spacing w:before="0" w:after="0" w:line="240" w:lineRule="auto"/>
                  <w:jc w:val="center"/>
                </w:pPr>
              </w:pPrChange>
            </w:pPr>
            <w:r>
              <w:rPr>
                <w:color w:val="000000"/>
                <w:sz w:val="16"/>
                <w:szCs w:val="16"/>
                <w:highlight w:val="yellow"/>
              </w:rPr>
              <w:t>DXP ENTERPRISES INC</w:t>
            </w:r>
          </w:p>
        </w:tc>
        <w:tc>
          <w:tcPr>
            <w:tcW w:w="624" w:type="dxa"/>
            <w:tcBorders>
              <w:top w:val="nil"/>
              <w:left w:val="nil"/>
              <w:bottom w:val="single" w:sz="4" w:space="0" w:color="auto"/>
              <w:right w:val="single" w:sz="4" w:space="0" w:color="auto"/>
            </w:tcBorders>
            <w:vAlign w:val="center"/>
            <w:hideMark/>
            <w:tcPrChange w:id="135"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5F5DBAD4"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36"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29D54E61"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37"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772CA046"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38"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060D90C0"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1192DF02" w14:textId="77777777" w:rsidTr="00C84D04">
        <w:trPr>
          <w:cantSplit/>
          <w:trHeight w:val="20"/>
          <w:trPrChange w:id="139"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40"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5277A5BF"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9</w:t>
            </w:r>
          </w:p>
        </w:tc>
        <w:tc>
          <w:tcPr>
            <w:tcW w:w="2774" w:type="dxa"/>
            <w:tcBorders>
              <w:top w:val="nil"/>
              <w:left w:val="nil"/>
              <w:bottom w:val="single" w:sz="4" w:space="0" w:color="auto"/>
              <w:right w:val="single" w:sz="4" w:space="0" w:color="auto"/>
            </w:tcBorders>
            <w:vAlign w:val="center"/>
            <w:hideMark/>
            <w:tcPrChange w:id="141"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531E66C7" w14:textId="77777777" w:rsidR="001E7D68" w:rsidRPr="004922C8" w:rsidRDefault="001E7D68" w:rsidP="00107591">
            <w:pPr>
              <w:keepNext/>
              <w:spacing w:before="0" w:after="0" w:line="240" w:lineRule="auto"/>
              <w:jc w:val="left"/>
              <w:rPr>
                <w:rFonts w:eastAsia="Times New Roman" w:cs="Calibri"/>
                <w:color w:val="000000"/>
                <w:sz w:val="16"/>
                <w:szCs w:val="16"/>
              </w:rPr>
              <w:pPrChange w:id="142" w:author="KPMG Israel" w:date="2026-06-08T14:00:00Z" w16du:dateUtc="2026-06-08T11:00:00Z">
                <w:pPr>
                  <w:keepNext/>
                  <w:spacing w:before="0" w:after="0" w:line="240" w:lineRule="auto"/>
                  <w:jc w:val="center"/>
                </w:pPr>
              </w:pPrChange>
            </w:pPr>
            <w:r>
              <w:rPr>
                <w:color w:val="000000"/>
                <w:sz w:val="16"/>
                <w:szCs w:val="16"/>
                <w:highlight w:val="yellow"/>
              </w:rPr>
              <w:t>ENTREX CARBON MARKET INC</w:t>
            </w:r>
          </w:p>
        </w:tc>
        <w:tc>
          <w:tcPr>
            <w:tcW w:w="624" w:type="dxa"/>
            <w:tcBorders>
              <w:top w:val="nil"/>
              <w:left w:val="nil"/>
              <w:bottom w:val="single" w:sz="4" w:space="0" w:color="auto"/>
              <w:right w:val="single" w:sz="4" w:space="0" w:color="auto"/>
            </w:tcBorders>
            <w:vAlign w:val="center"/>
            <w:hideMark/>
            <w:tcPrChange w:id="143"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5059CAB1"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Change w:id="144"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1FC1BF72"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45"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66DA3567" w14:textId="77777777" w:rsidR="001E7D68" w:rsidRPr="004922C8" w:rsidRDefault="001E7D68" w:rsidP="001E7D68">
            <w:pPr>
              <w:keepNext/>
              <w:spacing w:before="0" w:after="0" w:line="240" w:lineRule="auto"/>
              <w:jc w:val="center"/>
              <w:rPr>
                <w:rFonts w:eastAsia="Times New Roman" w:cs="Calibri"/>
                <w:sz w:val="16"/>
                <w:szCs w:val="16"/>
              </w:rPr>
            </w:pPr>
          </w:p>
        </w:tc>
        <w:tc>
          <w:tcPr>
            <w:tcW w:w="3659" w:type="dxa"/>
            <w:tcBorders>
              <w:top w:val="nil"/>
              <w:left w:val="nil"/>
              <w:bottom w:val="single" w:sz="4" w:space="0" w:color="auto"/>
              <w:right w:val="single" w:sz="4" w:space="0" w:color="auto"/>
            </w:tcBorders>
            <w:vAlign w:val="center"/>
            <w:hideMark/>
            <w:tcPrChange w:id="146"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5C3FAB13"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3E1E4D7A" w14:textId="77777777" w:rsidTr="00C84D04">
        <w:trPr>
          <w:cantSplit/>
          <w:trHeight w:val="20"/>
          <w:trPrChange w:id="147"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48"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4A8200CE"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10</w:t>
            </w:r>
          </w:p>
        </w:tc>
        <w:tc>
          <w:tcPr>
            <w:tcW w:w="2774" w:type="dxa"/>
            <w:tcBorders>
              <w:top w:val="nil"/>
              <w:left w:val="nil"/>
              <w:bottom w:val="single" w:sz="4" w:space="0" w:color="auto"/>
              <w:right w:val="single" w:sz="4" w:space="0" w:color="auto"/>
            </w:tcBorders>
            <w:vAlign w:val="center"/>
            <w:hideMark/>
            <w:tcPrChange w:id="149"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7865B7B3" w14:textId="77777777" w:rsidR="001E7D68" w:rsidRPr="004922C8" w:rsidRDefault="001E7D68" w:rsidP="00107591">
            <w:pPr>
              <w:keepNext/>
              <w:spacing w:before="0" w:after="0" w:line="240" w:lineRule="auto"/>
              <w:jc w:val="left"/>
              <w:rPr>
                <w:rFonts w:eastAsia="Times New Roman" w:cs="Calibri"/>
                <w:color w:val="000000"/>
                <w:sz w:val="16"/>
                <w:szCs w:val="16"/>
              </w:rPr>
              <w:pPrChange w:id="150" w:author="KPMG Israel" w:date="2026-06-08T14:00:00Z" w16du:dateUtc="2026-06-08T11:00:00Z">
                <w:pPr>
                  <w:keepNext/>
                  <w:spacing w:before="0" w:after="0" w:line="240" w:lineRule="auto"/>
                  <w:jc w:val="center"/>
                </w:pPr>
              </w:pPrChange>
            </w:pPr>
            <w:r>
              <w:rPr>
                <w:color w:val="000000"/>
                <w:sz w:val="16"/>
                <w:szCs w:val="16"/>
                <w:highlight w:val="yellow"/>
              </w:rPr>
              <w:t>EVI INDUSTRIES INC</w:t>
            </w:r>
          </w:p>
        </w:tc>
        <w:tc>
          <w:tcPr>
            <w:tcW w:w="624" w:type="dxa"/>
            <w:tcBorders>
              <w:top w:val="nil"/>
              <w:left w:val="nil"/>
              <w:bottom w:val="single" w:sz="4" w:space="0" w:color="auto"/>
              <w:right w:val="single" w:sz="4" w:space="0" w:color="auto"/>
            </w:tcBorders>
            <w:vAlign w:val="center"/>
            <w:hideMark/>
            <w:tcPrChange w:id="151"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71453833"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52"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0789E535"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53"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502ACC4A"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54"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14EC08E7"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Primarily distributes laundry equipment</w:t>
            </w:r>
          </w:p>
        </w:tc>
      </w:tr>
      <w:tr w:rsidR="001E7D68" w:rsidRPr="004922C8" w14:paraId="3A0A1515" w14:textId="77777777" w:rsidTr="00C84D04">
        <w:trPr>
          <w:cantSplit/>
          <w:trHeight w:val="20"/>
          <w:trPrChange w:id="155"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56"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B8F06B5"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11</w:t>
            </w:r>
          </w:p>
        </w:tc>
        <w:tc>
          <w:tcPr>
            <w:tcW w:w="2774" w:type="dxa"/>
            <w:tcBorders>
              <w:top w:val="nil"/>
              <w:left w:val="nil"/>
              <w:bottom w:val="single" w:sz="4" w:space="0" w:color="auto"/>
              <w:right w:val="single" w:sz="4" w:space="0" w:color="auto"/>
            </w:tcBorders>
            <w:vAlign w:val="center"/>
            <w:hideMark/>
            <w:tcPrChange w:id="157"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290108E0" w14:textId="77777777" w:rsidR="001E7D68" w:rsidRPr="004922C8" w:rsidRDefault="001E7D68" w:rsidP="00107591">
            <w:pPr>
              <w:keepNext/>
              <w:spacing w:before="0" w:after="0" w:line="240" w:lineRule="auto"/>
              <w:jc w:val="left"/>
              <w:rPr>
                <w:rFonts w:eastAsia="Times New Roman" w:cs="Calibri"/>
                <w:color w:val="000000"/>
                <w:sz w:val="16"/>
                <w:szCs w:val="16"/>
              </w:rPr>
              <w:pPrChange w:id="158" w:author="KPMG Israel" w:date="2026-06-08T14:00:00Z" w16du:dateUtc="2026-06-08T11:00:00Z">
                <w:pPr>
                  <w:keepNext/>
                  <w:spacing w:before="0" w:after="0" w:line="240" w:lineRule="auto"/>
                  <w:jc w:val="center"/>
                </w:pPr>
              </w:pPrChange>
            </w:pPr>
            <w:r>
              <w:rPr>
                <w:color w:val="000000"/>
                <w:sz w:val="16"/>
                <w:szCs w:val="16"/>
                <w:highlight w:val="yellow"/>
              </w:rPr>
              <w:t>FINNING INTERNATIONAL INC</w:t>
            </w:r>
          </w:p>
        </w:tc>
        <w:tc>
          <w:tcPr>
            <w:tcW w:w="624" w:type="dxa"/>
            <w:tcBorders>
              <w:top w:val="nil"/>
              <w:left w:val="nil"/>
              <w:bottom w:val="single" w:sz="4" w:space="0" w:color="auto"/>
              <w:right w:val="single" w:sz="4" w:space="0" w:color="auto"/>
            </w:tcBorders>
            <w:vAlign w:val="center"/>
            <w:hideMark/>
            <w:tcPrChange w:id="159"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27BE38EA"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60"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479A440C"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61"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04314E70"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62"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729ADC80"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remanufacturing activities</w:t>
            </w:r>
          </w:p>
        </w:tc>
      </w:tr>
      <w:tr w:rsidR="001E7D68" w:rsidRPr="004922C8" w14:paraId="6EB69124" w14:textId="77777777" w:rsidTr="00C84D04">
        <w:trPr>
          <w:cantSplit/>
          <w:trHeight w:val="20"/>
          <w:trPrChange w:id="163"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64"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FD7A6C3"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12</w:t>
            </w:r>
          </w:p>
        </w:tc>
        <w:tc>
          <w:tcPr>
            <w:tcW w:w="2774" w:type="dxa"/>
            <w:tcBorders>
              <w:top w:val="nil"/>
              <w:left w:val="nil"/>
              <w:bottom w:val="single" w:sz="4" w:space="0" w:color="auto"/>
              <w:right w:val="single" w:sz="4" w:space="0" w:color="auto"/>
            </w:tcBorders>
            <w:vAlign w:val="center"/>
            <w:hideMark/>
            <w:tcPrChange w:id="165"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7F256266" w14:textId="77777777" w:rsidR="001E7D68" w:rsidRPr="004922C8" w:rsidRDefault="001E7D68" w:rsidP="00107591">
            <w:pPr>
              <w:keepNext/>
              <w:spacing w:before="0" w:after="0" w:line="240" w:lineRule="auto"/>
              <w:jc w:val="left"/>
              <w:rPr>
                <w:rFonts w:eastAsia="Times New Roman" w:cs="Calibri"/>
                <w:color w:val="000000"/>
                <w:sz w:val="16"/>
                <w:szCs w:val="16"/>
              </w:rPr>
              <w:pPrChange w:id="166" w:author="KPMG Israel" w:date="2026-06-08T14:00:00Z" w16du:dateUtc="2026-06-08T11:00:00Z">
                <w:pPr>
                  <w:keepNext/>
                  <w:spacing w:before="0" w:after="0" w:line="240" w:lineRule="auto"/>
                  <w:jc w:val="center"/>
                </w:pPr>
              </w:pPrChange>
            </w:pPr>
            <w:r>
              <w:rPr>
                <w:color w:val="000000"/>
                <w:sz w:val="16"/>
                <w:szCs w:val="16"/>
                <w:highlight w:val="yellow"/>
              </w:rPr>
              <w:t>GOODFELLOW INC</w:t>
            </w:r>
          </w:p>
        </w:tc>
        <w:tc>
          <w:tcPr>
            <w:tcW w:w="624" w:type="dxa"/>
            <w:tcBorders>
              <w:top w:val="nil"/>
              <w:left w:val="nil"/>
              <w:bottom w:val="single" w:sz="4" w:space="0" w:color="auto"/>
              <w:right w:val="single" w:sz="4" w:space="0" w:color="auto"/>
            </w:tcBorders>
            <w:vAlign w:val="center"/>
            <w:hideMark/>
            <w:tcPrChange w:id="167"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583CE1E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68"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32B36F0D"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69"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8B82389"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70"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3B380221"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357BAD76" w14:textId="77777777" w:rsidTr="00C84D04">
        <w:trPr>
          <w:cantSplit/>
          <w:trHeight w:val="20"/>
          <w:trPrChange w:id="171"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72"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6CEAF428"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13</w:t>
            </w:r>
          </w:p>
        </w:tc>
        <w:tc>
          <w:tcPr>
            <w:tcW w:w="2774" w:type="dxa"/>
            <w:tcBorders>
              <w:top w:val="nil"/>
              <w:left w:val="nil"/>
              <w:bottom w:val="single" w:sz="4" w:space="0" w:color="auto"/>
              <w:right w:val="single" w:sz="4" w:space="0" w:color="auto"/>
            </w:tcBorders>
            <w:vAlign w:val="center"/>
            <w:hideMark/>
            <w:tcPrChange w:id="173"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0CA599E5" w14:textId="77777777" w:rsidR="001E7D68" w:rsidRPr="004922C8" w:rsidRDefault="001E7D68" w:rsidP="00107591">
            <w:pPr>
              <w:keepNext/>
              <w:spacing w:before="0" w:after="0" w:line="240" w:lineRule="auto"/>
              <w:jc w:val="left"/>
              <w:rPr>
                <w:rFonts w:eastAsia="Times New Roman" w:cs="Calibri"/>
                <w:color w:val="000000"/>
                <w:sz w:val="16"/>
                <w:szCs w:val="16"/>
              </w:rPr>
              <w:pPrChange w:id="174" w:author="KPMG Israel" w:date="2026-06-08T14:00:00Z" w16du:dateUtc="2026-06-08T11:00:00Z">
                <w:pPr>
                  <w:keepNext/>
                  <w:spacing w:before="0" w:after="0" w:line="240" w:lineRule="auto"/>
                  <w:jc w:val="center"/>
                </w:pPr>
              </w:pPrChange>
            </w:pPr>
            <w:r>
              <w:rPr>
                <w:color w:val="000000"/>
                <w:sz w:val="16"/>
                <w:szCs w:val="16"/>
                <w:highlight w:val="yellow"/>
              </w:rPr>
              <w:t>JEWETT-CAMERON TRADING CO</w:t>
            </w:r>
          </w:p>
        </w:tc>
        <w:tc>
          <w:tcPr>
            <w:tcW w:w="624" w:type="dxa"/>
            <w:tcBorders>
              <w:top w:val="nil"/>
              <w:left w:val="nil"/>
              <w:bottom w:val="single" w:sz="4" w:space="0" w:color="auto"/>
              <w:right w:val="single" w:sz="4" w:space="0" w:color="auto"/>
            </w:tcBorders>
            <w:vAlign w:val="center"/>
            <w:hideMark/>
            <w:tcPrChange w:id="175"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480DA74E"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76"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4ED82F41"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77"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5699BB3C"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78"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62B0D8D7"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12AA59D0" w14:textId="77777777" w:rsidTr="00C84D04">
        <w:trPr>
          <w:cantSplit/>
          <w:trHeight w:val="20"/>
          <w:trPrChange w:id="179"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80"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64BA5D49"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14</w:t>
            </w:r>
          </w:p>
        </w:tc>
        <w:tc>
          <w:tcPr>
            <w:tcW w:w="2774" w:type="dxa"/>
            <w:tcBorders>
              <w:top w:val="nil"/>
              <w:left w:val="nil"/>
              <w:bottom w:val="single" w:sz="4" w:space="0" w:color="auto"/>
              <w:right w:val="single" w:sz="4" w:space="0" w:color="auto"/>
            </w:tcBorders>
            <w:vAlign w:val="center"/>
            <w:hideMark/>
            <w:tcPrChange w:id="181"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5C99960E" w14:textId="77777777" w:rsidR="001E7D68" w:rsidRPr="004922C8" w:rsidRDefault="001E7D68" w:rsidP="00107591">
            <w:pPr>
              <w:keepNext/>
              <w:spacing w:before="0" w:after="0" w:line="240" w:lineRule="auto"/>
              <w:jc w:val="left"/>
              <w:rPr>
                <w:rFonts w:eastAsia="Times New Roman" w:cs="Calibri"/>
                <w:color w:val="000000"/>
                <w:sz w:val="16"/>
                <w:szCs w:val="16"/>
              </w:rPr>
              <w:pPrChange w:id="182" w:author="KPMG Israel" w:date="2026-06-08T14:00:00Z" w16du:dateUtc="2026-06-08T11:00:00Z">
                <w:pPr>
                  <w:keepNext/>
                  <w:spacing w:before="0" w:after="0" w:line="240" w:lineRule="auto"/>
                  <w:jc w:val="center"/>
                </w:pPr>
              </w:pPrChange>
            </w:pPr>
            <w:r>
              <w:rPr>
                <w:color w:val="000000"/>
                <w:sz w:val="16"/>
                <w:szCs w:val="16"/>
                <w:highlight w:val="yellow"/>
              </w:rPr>
              <w:t>QXO INC</w:t>
            </w:r>
          </w:p>
        </w:tc>
        <w:tc>
          <w:tcPr>
            <w:tcW w:w="624" w:type="dxa"/>
            <w:tcBorders>
              <w:top w:val="nil"/>
              <w:left w:val="nil"/>
              <w:bottom w:val="single" w:sz="4" w:space="0" w:color="auto"/>
              <w:right w:val="single" w:sz="4" w:space="0" w:color="auto"/>
            </w:tcBorders>
            <w:vAlign w:val="center"/>
            <w:hideMark/>
            <w:tcPrChange w:id="183"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0B1E7D71"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84"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2BBF102C"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Change w:id="185"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5BDC43B2" w14:textId="77777777" w:rsidR="001E7D68" w:rsidRPr="004922C8" w:rsidRDefault="001E7D68" w:rsidP="001E7D68">
            <w:pPr>
              <w:keepNext/>
              <w:spacing w:before="0" w:after="0" w:line="240" w:lineRule="auto"/>
              <w:jc w:val="center"/>
              <w:rPr>
                <w:rFonts w:eastAsia="Times New Roman" w:cs="Calibri"/>
                <w:sz w:val="16"/>
                <w:szCs w:val="16"/>
              </w:rPr>
            </w:pPr>
          </w:p>
        </w:tc>
        <w:tc>
          <w:tcPr>
            <w:tcW w:w="3659" w:type="dxa"/>
            <w:tcBorders>
              <w:top w:val="nil"/>
              <w:left w:val="nil"/>
              <w:bottom w:val="single" w:sz="4" w:space="0" w:color="auto"/>
              <w:right w:val="single" w:sz="4" w:space="0" w:color="auto"/>
            </w:tcBorders>
            <w:vAlign w:val="center"/>
            <w:hideMark/>
            <w:tcPrChange w:id="186"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2C1DEA18"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7D8A9875" w14:textId="77777777" w:rsidTr="00C84D04">
        <w:trPr>
          <w:cantSplit/>
          <w:trHeight w:val="20"/>
          <w:trPrChange w:id="187"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88"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2C4431CB"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15</w:t>
            </w:r>
          </w:p>
        </w:tc>
        <w:tc>
          <w:tcPr>
            <w:tcW w:w="2774" w:type="dxa"/>
            <w:tcBorders>
              <w:top w:val="nil"/>
              <w:left w:val="nil"/>
              <w:bottom w:val="single" w:sz="4" w:space="0" w:color="auto"/>
              <w:right w:val="single" w:sz="4" w:space="0" w:color="auto"/>
            </w:tcBorders>
            <w:vAlign w:val="center"/>
            <w:hideMark/>
            <w:tcPrChange w:id="189"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4F36F92F" w14:textId="77777777" w:rsidR="001E7D68" w:rsidRPr="004922C8" w:rsidRDefault="001E7D68" w:rsidP="00107591">
            <w:pPr>
              <w:keepNext/>
              <w:spacing w:before="0" w:after="0" w:line="240" w:lineRule="auto"/>
              <w:jc w:val="left"/>
              <w:rPr>
                <w:rFonts w:eastAsia="Times New Roman" w:cs="Calibri"/>
                <w:color w:val="000000"/>
                <w:sz w:val="16"/>
                <w:szCs w:val="16"/>
              </w:rPr>
              <w:pPrChange w:id="190" w:author="KPMG Israel" w:date="2026-06-08T14:00:00Z" w16du:dateUtc="2026-06-08T11:00:00Z">
                <w:pPr>
                  <w:keepNext/>
                  <w:spacing w:before="0" w:after="0" w:line="240" w:lineRule="auto"/>
                  <w:jc w:val="center"/>
                </w:pPr>
              </w:pPrChange>
            </w:pPr>
            <w:r>
              <w:rPr>
                <w:color w:val="000000"/>
                <w:sz w:val="16"/>
                <w:szCs w:val="16"/>
                <w:highlight w:val="yellow"/>
              </w:rPr>
              <w:t>REGIONAL BRANDS INC</w:t>
            </w:r>
          </w:p>
        </w:tc>
        <w:tc>
          <w:tcPr>
            <w:tcW w:w="624" w:type="dxa"/>
            <w:tcBorders>
              <w:top w:val="nil"/>
              <w:left w:val="nil"/>
              <w:bottom w:val="single" w:sz="4" w:space="0" w:color="auto"/>
              <w:right w:val="single" w:sz="4" w:space="0" w:color="auto"/>
            </w:tcBorders>
            <w:vAlign w:val="center"/>
            <w:hideMark/>
            <w:tcPrChange w:id="191"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0B026202"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192"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7576A9B6"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193"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645993CA"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194"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5B87A325"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primarily in merges and acquisition activities</w:t>
            </w:r>
          </w:p>
        </w:tc>
      </w:tr>
      <w:tr w:rsidR="001E7D68" w:rsidRPr="004922C8" w14:paraId="6CD00736" w14:textId="77777777" w:rsidTr="00C84D04">
        <w:trPr>
          <w:cantSplit/>
          <w:trHeight w:val="20"/>
          <w:trPrChange w:id="195"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196"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4907AE6C"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16</w:t>
            </w:r>
          </w:p>
        </w:tc>
        <w:tc>
          <w:tcPr>
            <w:tcW w:w="2774" w:type="dxa"/>
            <w:tcBorders>
              <w:top w:val="nil"/>
              <w:left w:val="nil"/>
              <w:bottom w:val="single" w:sz="4" w:space="0" w:color="auto"/>
              <w:right w:val="single" w:sz="4" w:space="0" w:color="auto"/>
            </w:tcBorders>
            <w:vAlign w:val="center"/>
            <w:hideMark/>
            <w:tcPrChange w:id="197"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46BB510E" w14:textId="77777777" w:rsidR="001E7D68" w:rsidRPr="004922C8" w:rsidRDefault="001E7D68" w:rsidP="00107591">
            <w:pPr>
              <w:keepNext/>
              <w:spacing w:before="0" w:after="0" w:line="240" w:lineRule="auto"/>
              <w:jc w:val="left"/>
              <w:rPr>
                <w:rFonts w:eastAsia="Times New Roman" w:cs="Calibri"/>
                <w:color w:val="000000"/>
                <w:sz w:val="16"/>
                <w:szCs w:val="16"/>
              </w:rPr>
              <w:pPrChange w:id="198" w:author="KPMG Israel" w:date="2026-06-08T14:00:00Z" w16du:dateUtc="2026-06-08T11:00:00Z">
                <w:pPr>
                  <w:keepNext/>
                  <w:spacing w:before="0" w:after="0" w:line="240" w:lineRule="auto"/>
                  <w:jc w:val="center"/>
                </w:pPr>
              </w:pPrChange>
            </w:pPr>
            <w:r>
              <w:rPr>
                <w:color w:val="000000"/>
                <w:sz w:val="16"/>
                <w:szCs w:val="16"/>
                <w:highlight w:val="yellow"/>
              </w:rPr>
              <w:t>TAP REAL ESTATE TECHNOLO INC</w:t>
            </w:r>
          </w:p>
        </w:tc>
        <w:tc>
          <w:tcPr>
            <w:tcW w:w="624" w:type="dxa"/>
            <w:tcBorders>
              <w:top w:val="nil"/>
              <w:left w:val="nil"/>
              <w:bottom w:val="single" w:sz="4" w:space="0" w:color="auto"/>
              <w:right w:val="single" w:sz="4" w:space="0" w:color="auto"/>
            </w:tcBorders>
            <w:vAlign w:val="center"/>
            <w:hideMark/>
            <w:tcPrChange w:id="199"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1B216E8A"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Change w:id="200"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6C9A5F8C"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201"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79507FA2" w14:textId="77777777" w:rsidR="001E7D68" w:rsidRPr="004922C8" w:rsidRDefault="001E7D68" w:rsidP="001E7D68">
            <w:pPr>
              <w:keepNext/>
              <w:spacing w:before="0" w:after="0" w:line="240" w:lineRule="auto"/>
              <w:jc w:val="center"/>
              <w:rPr>
                <w:rFonts w:eastAsia="Times New Roman" w:cs="Calibri"/>
                <w:sz w:val="16"/>
                <w:szCs w:val="16"/>
              </w:rPr>
            </w:pPr>
          </w:p>
        </w:tc>
        <w:tc>
          <w:tcPr>
            <w:tcW w:w="3659" w:type="dxa"/>
            <w:tcBorders>
              <w:top w:val="nil"/>
              <w:left w:val="nil"/>
              <w:bottom w:val="single" w:sz="4" w:space="0" w:color="auto"/>
              <w:right w:val="single" w:sz="4" w:space="0" w:color="auto"/>
            </w:tcBorders>
            <w:vAlign w:val="center"/>
            <w:hideMark/>
            <w:tcPrChange w:id="202"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203D5AC5"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771FC518" w14:textId="77777777" w:rsidTr="00C84D04">
        <w:trPr>
          <w:cantSplit/>
          <w:trHeight w:val="20"/>
          <w:trPrChange w:id="203"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204"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03B1A60C"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17</w:t>
            </w:r>
          </w:p>
        </w:tc>
        <w:tc>
          <w:tcPr>
            <w:tcW w:w="2774" w:type="dxa"/>
            <w:tcBorders>
              <w:top w:val="nil"/>
              <w:left w:val="nil"/>
              <w:bottom w:val="single" w:sz="4" w:space="0" w:color="auto"/>
              <w:right w:val="single" w:sz="4" w:space="0" w:color="auto"/>
            </w:tcBorders>
            <w:vAlign w:val="center"/>
            <w:hideMark/>
            <w:tcPrChange w:id="205"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513BBE8D" w14:textId="77777777" w:rsidR="001E7D68" w:rsidRPr="004922C8" w:rsidRDefault="001E7D68" w:rsidP="00107591">
            <w:pPr>
              <w:keepNext/>
              <w:spacing w:before="0" w:after="0" w:line="240" w:lineRule="auto"/>
              <w:jc w:val="left"/>
              <w:rPr>
                <w:rFonts w:eastAsia="Times New Roman" w:cs="Calibri"/>
                <w:color w:val="000000"/>
                <w:sz w:val="16"/>
                <w:szCs w:val="16"/>
              </w:rPr>
              <w:pPrChange w:id="206" w:author="KPMG Israel" w:date="2026-06-08T14:00:00Z" w16du:dateUtc="2026-06-08T11:00:00Z">
                <w:pPr>
                  <w:keepNext/>
                  <w:spacing w:before="0" w:after="0" w:line="240" w:lineRule="auto"/>
                  <w:jc w:val="center"/>
                </w:pPr>
              </w:pPrChange>
            </w:pPr>
            <w:r>
              <w:rPr>
                <w:color w:val="000000"/>
                <w:sz w:val="16"/>
                <w:szCs w:val="16"/>
                <w:highlight w:val="yellow"/>
              </w:rPr>
              <w:t>TOROMONT INDUSTRIES LTD</w:t>
            </w:r>
          </w:p>
        </w:tc>
        <w:tc>
          <w:tcPr>
            <w:tcW w:w="624" w:type="dxa"/>
            <w:tcBorders>
              <w:top w:val="nil"/>
              <w:left w:val="nil"/>
              <w:bottom w:val="single" w:sz="4" w:space="0" w:color="auto"/>
              <w:right w:val="single" w:sz="4" w:space="0" w:color="auto"/>
            </w:tcBorders>
            <w:vAlign w:val="center"/>
            <w:hideMark/>
            <w:tcPrChange w:id="207"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7C09F6CB"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208"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254DC634"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209"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3B9877E"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210"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6F8FB500"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manufacturing activities</w:t>
            </w:r>
          </w:p>
        </w:tc>
      </w:tr>
      <w:tr w:rsidR="001E7D68" w:rsidRPr="004922C8" w14:paraId="5CD435BB" w14:textId="77777777" w:rsidTr="00C84D04">
        <w:trPr>
          <w:cantSplit/>
          <w:trHeight w:val="20"/>
          <w:trPrChange w:id="211"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212"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18D932EA"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18</w:t>
            </w:r>
          </w:p>
        </w:tc>
        <w:tc>
          <w:tcPr>
            <w:tcW w:w="2774" w:type="dxa"/>
            <w:tcBorders>
              <w:top w:val="nil"/>
              <w:left w:val="nil"/>
              <w:bottom w:val="single" w:sz="4" w:space="0" w:color="auto"/>
              <w:right w:val="single" w:sz="4" w:space="0" w:color="auto"/>
            </w:tcBorders>
            <w:vAlign w:val="center"/>
            <w:hideMark/>
            <w:tcPrChange w:id="213"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5F8304F6" w14:textId="77777777" w:rsidR="001E7D68" w:rsidRPr="004922C8" w:rsidRDefault="001E7D68" w:rsidP="00107591">
            <w:pPr>
              <w:keepNext/>
              <w:spacing w:before="0" w:after="0" w:line="240" w:lineRule="auto"/>
              <w:jc w:val="left"/>
              <w:rPr>
                <w:rFonts w:eastAsia="Times New Roman" w:cs="Calibri"/>
                <w:color w:val="000000"/>
                <w:sz w:val="16"/>
                <w:szCs w:val="16"/>
              </w:rPr>
              <w:pPrChange w:id="214" w:author="KPMG Israel" w:date="2026-06-08T14:00:00Z" w16du:dateUtc="2026-06-08T11:00:00Z">
                <w:pPr>
                  <w:keepNext/>
                  <w:spacing w:before="0" w:after="0" w:line="240" w:lineRule="auto"/>
                  <w:jc w:val="center"/>
                </w:pPr>
              </w:pPrChange>
            </w:pPr>
            <w:r>
              <w:rPr>
                <w:color w:val="000000"/>
                <w:sz w:val="16"/>
                <w:szCs w:val="16"/>
                <w:highlight w:val="yellow"/>
              </w:rPr>
              <w:t>TX RAIL PRODUCTS INC</w:t>
            </w:r>
          </w:p>
        </w:tc>
        <w:tc>
          <w:tcPr>
            <w:tcW w:w="624" w:type="dxa"/>
            <w:tcBorders>
              <w:top w:val="nil"/>
              <w:left w:val="nil"/>
              <w:bottom w:val="single" w:sz="4" w:space="0" w:color="auto"/>
              <w:right w:val="single" w:sz="4" w:space="0" w:color="auto"/>
            </w:tcBorders>
            <w:vAlign w:val="center"/>
            <w:hideMark/>
            <w:tcPrChange w:id="215"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406235EC"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Change w:id="216"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12BB6F6F"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217"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3BAEC0DA" w14:textId="77777777" w:rsidR="001E7D68" w:rsidRPr="004922C8" w:rsidRDefault="001E7D68" w:rsidP="001E7D68">
            <w:pPr>
              <w:keepNext/>
              <w:spacing w:before="0" w:after="0" w:line="240" w:lineRule="auto"/>
              <w:jc w:val="center"/>
              <w:rPr>
                <w:rFonts w:eastAsia="Times New Roman" w:cs="Calibri"/>
                <w:sz w:val="16"/>
                <w:szCs w:val="16"/>
              </w:rPr>
            </w:pPr>
          </w:p>
        </w:tc>
        <w:tc>
          <w:tcPr>
            <w:tcW w:w="3659" w:type="dxa"/>
            <w:tcBorders>
              <w:top w:val="nil"/>
              <w:left w:val="nil"/>
              <w:bottom w:val="single" w:sz="4" w:space="0" w:color="auto"/>
              <w:right w:val="single" w:sz="4" w:space="0" w:color="auto"/>
            </w:tcBorders>
            <w:vAlign w:val="center"/>
            <w:hideMark/>
            <w:tcPrChange w:id="218"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3A2948A2"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5957B14F" w14:textId="77777777" w:rsidTr="00C84D04">
        <w:trPr>
          <w:cantSplit/>
          <w:trHeight w:val="20"/>
          <w:trPrChange w:id="219"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220"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541E40B1"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19</w:t>
            </w:r>
          </w:p>
        </w:tc>
        <w:tc>
          <w:tcPr>
            <w:tcW w:w="2774" w:type="dxa"/>
            <w:tcBorders>
              <w:top w:val="nil"/>
              <w:left w:val="nil"/>
              <w:bottom w:val="single" w:sz="4" w:space="0" w:color="auto"/>
              <w:right w:val="single" w:sz="4" w:space="0" w:color="auto"/>
            </w:tcBorders>
            <w:vAlign w:val="center"/>
            <w:hideMark/>
            <w:tcPrChange w:id="221"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27A4A683" w14:textId="77777777" w:rsidR="001E7D68" w:rsidRPr="004922C8" w:rsidRDefault="001E7D68" w:rsidP="00107591">
            <w:pPr>
              <w:keepNext/>
              <w:spacing w:before="0" w:after="0" w:line="240" w:lineRule="auto"/>
              <w:jc w:val="left"/>
              <w:rPr>
                <w:rFonts w:eastAsia="Times New Roman" w:cs="Calibri"/>
                <w:color w:val="000000"/>
                <w:sz w:val="16"/>
                <w:szCs w:val="16"/>
              </w:rPr>
              <w:pPrChange w:id="222" w:author="KPMG Israel" w:date="2026-06-08T14:00:00Z" w16du:dateUtc="2026-06-08T11:00:00Z">
                <w:pPr>
                  <w:keepNext/>
                  <w:spacing w:before="0" w:after="0" w:line="240" w:lineRule="auto"/>
                  <w:jc w:val="center"/>
                </w:pPr>
              </w:pPrChange>
            </w:pPr>
            <w:r>
              <w:rPr>
                <w:color w:val="000000"/>
                <w:sz w:val="16"/>
                <w:szCs w:val="16"/>
                <w:highlight w:val="yellow"/>
              </w:rPr>
              <w:t>UMAX GROUP CORP</w:t>
            </w:r>
          </w:p>
        </w:tc>
        <w:tc>
          <w:tcPr>
            <w:tcW w:w="624" w:type="dxa"/>
            <w:tcBorders>
              <w:top w:val="nil"/>
              <w:left w:val="nil"/>
              <w:bottom w:val="single" w:sz="4" w:space="0" w:color="auto"/>
              <w:right w:val="single" w:sz="4" w:space="0" w:color="auto"/>
            </w:tcBorders>
            <w:vAlign w:val="center"/>
            <w:hideMark/>
            <w:tcPrChange w:id="223"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7294ABC1"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623" w:type="dxa"/>
            <w:tcBorders>
              <w:top w:val="nil"/>
              <w:left w:val="nil"/>
              <w:bottom w:val="single" w:sz="4" w:space="0" w:color="auto"/>
              <w:right w:val="nil"/>
            </w:tcBorders>
            <w:vAlign w:val="center"/>
            <w:hideMark/>
            <w:tcPrChange w:id="224"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4C8E05D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225"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7F831DAF" w14:textId="77777777" w:rsidR="001E7D68" w:rsidRPr="004922C8" w:rsidRDefault="001E7D68" w:rsidP="001E7D68">
            <w:pPr>
              <w:keepNext/>
              <w:spacing w:before="0" w:after="0" w:line="240" w:lineRule="auto"/>
              <w:jc w:val="center"/>
              <w:rPr>
                <w:rFonts w:eastAsia="Times New Roman" w:cs="Calibri"/>
                <w:sz w:val="16"/>
                <w:szCs w:val="16"/>
              </w:rPr>
            </w:pPr>
          </w:p>
        </w:tc>
        <w:tc>
          <w:tcPr>
            <w:tcW w:w="3659" w:type="dxa"/>
            <w:tcBorders>
              <w:top w:val="nil"/>
              <w:left w:val="nil"/>
              <w:bottom w:val="single" w:sz="4" w:space="0" w:color="auto"/>
              <w:right w:val="single" w:sz="4" w:space="0" w:color="auto"/>
            </w:tcBorders>
            <w:vAlign w:val="center"/>
            <w:hideMark/>
            <w:tcPrChange w:id="226"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6416CA31" w14:textId="77777777" w:rsidR="001E7D68" w:rsidRPr="004922C8" w:rsidRDefault="001E7D68" w:rsidP="001E7D68">
            <w:pPr>
              <w:keepNext/>
              <w:spacing w:before="0" w:after="0" w:line="240" w:lineRule="auto"/>
              <w:jc w:val="left"/>
              <w:rPr>
                <w:rFonts w:eastAsia="Times New Roman" w:cs="Calibri"/>
                <w:sz w:val="16"/>
                <w:szCs w:val="16"/>
              </w:rPr>
            </w:pPr>
          </w:p>
        </w:tc>
      </w:tr>
      <w:tr w:rsidR="001E7D68" w:rsidRPr="004922C8" w14:paraId="5534CD4C" w14:textId="77777777" w:rsidTr="00C84D04">
        <w:trPr>
          <w:cantSplit/>
          <w:trHeight w:val="20"/>
          <w:trPrChange w:id="227"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228"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143A190A" w14:textId="77777777" w:rsidR="001E7D68" w:rsidRPr="004922C8" w:rsidRDefault="001E7D68" w:rsidP="001E7D68">
            <w:pPr>
              <w:keepNext/>
              <w:spacing w:before="0" w:after="0" w:line="240" w:lineRule="auto"/>
              <w:jc w:val="center"/>
              <w:rPr>
                <w:rFonts w:eastAsia="Times New Roman" w:cs="Calibri"/>
                <w:sz w:val="16"/>
                <w:szCs w:val="16"/>
              </w:rPr>
            </w:pPr>
            <w:r w:rsidRPr="004922C8">
              <w:rPr>
                <w:rFonts w:eastAsia="Times New Roman" w:cs="Calibri"/>
                <w:sz w:val="16"/>
                <w:szCs w:val="16"/>
                <w:highlight w:val="yellow"/>
              </w:rPr>
              <w:t>20</w:t>
            </w:r>
          </w:p>
        </w:tc>
        <w:tc>
          <w:tcPr>
            <w:tcW w:w="2774" w:type="dxa"/>
            <w:tcBorders>
              <w:top w:val="nil"/>
              <w:left w:val="nil"/>
              <w:bottom w:val="single" w:sz="4" w:space="0" w:color="auto"/>
              <w:right w:val="single" w:sz="4" w:space="0" w:color="auto"/>
            </w:tcBorders>
            <w:vAlign w:val="center"/>
            <w:hideMark/>
            <w:tcPrChange w:id="229"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13DF5958" w14:textId="77777777" w:rsidR="001E7D68" w:rsidRPr="004922C8" w:rsidRDefault="001E7D68" w:rsidP="00107591">
            <w:pPr>
              <w:keepNext/>
              <w:spacing w:before="0" w:after="0" w:line="240" w:lineRule="auto"/>
              <w:jc w:val="left"/>
              <w:rPr>
                <w:rFonts w:eastAsia="Times New Roman" w:cs="Calibri"/>
                <w:color w:val="000000"/>
                <w:sz w:val="16"/>
                <w:szCs w:val="16"/>
              </w:rPr>
              <w:pPrChange w:id="230" w:author="KPMG Israel" w:date="2026-06-08T14:00:00Z" w16du:dateUtc="2026-06-08T11:00:00Z">
                <w:pPr>
                  <w:keepNext/>
                  <w:spacing w:before="0" w:after="0" w:line="240" w:lineRule="auto"/>
                  <w:jc w:val="center"/>
                </w:pPr>
              </w:pPrChange>
            </w:pPr>
            <w:r>
              <w:rPr>
                <w:color w:val="000000"/>
                <w:sz w:val="16"/>
                <w:szCs w:val="16"/>
                <w:highlight w:val="yellow"/>
              </w:rPr>
              <w:t>WAJAX CORP</w:t>
            </w:r>
          </w:p>
        </w:tc>
        <w:tc>
          <w:tcPr>
            <w:tcW w:w="624" w:type="dxa"/>
            <w:tcBorders>
              <w:top w:val="nil"/>
              <w:left w:val="nil"/>
              <w:bottom w:val="single" w:sz="4" w:space="0" w:color="auto"/>
              <w:right w:val="single" w:sz="4" w:space="0" w:color="auto"/>
            </w:tcBorders>
            <w:vAlign w:val="center"/>
            <w:hideMark/>
            <w:tcPrChange w:id="231"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7A734E18"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nil"/>
              <w:bottom w:val="single" w:sz="4" w:space="0" w:color="auto"/>
              <w:right w:val="nil"/>
            </w:tcBorders>
            <w:vAlign w:val="center"/>
            <w:hideMark/>
            <w:tcPrChange w:id="232"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3487F9B6" w14:textId="77777777" w:rsidR="001E7D68" w:rsidRPr="004922C8" w:rsidRDefault="001E7D68" w:rsidP="001E7D68">
            <w:pPr>
              <w:keepNext/>
              <w:spacing w:before="0" w:after="0" w:line="240" w:lineRule="auto"/>
              <w:jc w:val="center"/>
              <w:rPr>
                <w:rFonts w:eastAsia="Times New Roman" w:cs="Calibri"/>
                <w:sz w:val="16"/>
                <w:szCs w:val="16"/>
              </w:rPr>
            </w:pPr>
          </w:p>
        </w:tc>
        <w:tc>
          <w:tcPr>
            <w:tcW w:w="623" w:type="dxa"/>
            <w:tcBorders>
              <w:top w:val="nil"/>
              <w:left w:val="single" w:sz="4" w:space="0" w:color="auto"/>
              <w:bottom w:val="single" w:sz="4" w:space="0" w:color="auto"/>
              <w:right w:val="single" w:sz="4" w:space="0" w:color="auto"/>
            </w:tcBorders>
            <w:vAlign w:val="center"/>
            <w:hideMark/>
            <w:tcPrChange w:id="233"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5F8392DB" w14:textId="77777777" w:rsidR="001E7D68" w:rsidRPr="004922C8" w:rsidRDefault="001E7D68" w:rsidP="001E7D68">
            <w:pPr>
              <w:keepNext/>
              <w:spacing w:before="0" w:after="0" w:line="240" w:lineRule="auto"/>
              <w:jc w:val="center"/>
              <w:rPr>
                <w:rFonts w:eastAsia="Times New Roman" w:cs="Calibri"/>
                <w:sz w:val="16"/>
                <w:szCs w:val="16"/>
              </w:rPr>
            </w:pPr>
            <w:r>
              <w:rPr>
                <w:sz w:val="16"/>
                <w:szCs w:val="16"/>
                <w:highlight w:val="yellow"/>
              </w:rPr>
              <w:t>X</w:t>
            </w:r>
          </w:p>
        </w:tc>
        <w:tc>
          <w:tcPr>
            <w:tcW w:w="3659" w:type="dxa"/>
            <w:tcBorders>
              <w:top w:val="nil"/>
              <w:left w:val="nil"/>
              <w:bottom w:val="single" w:sz="4" w:space="0" w:color="auto"/>
              <w:right w:val="single" w:sz="4" w:space="0" w:color="auto"/>
            </w:tcBorders>
            <w:vAlign w:val="center"/>
            <w:hideMark/>
            <w:tcPrChange w:id="234"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55A5D04C" w14:textId="77777777" w:rsidR="001E7D68" w:rsidRPr="004922C8" w:rsidRDefault="001E7D68" w:rsidP="001E7D68">
            <w:pPr>
              <w:keepNext/>
              <w:spacing w:before="0" w:after="0" w:line="240" w:lineRule="auto"/>
              <w:jc w:val="left"/>
              <w:rPr>
                <w:rFonts w:eastAsia="Times New Roman" w:cs="Calibri"/>
                <w:sz w:val="16"/>
                <w:szCs w:val="16"/>
              </w:rPr>
            </w:pPr>
            <w:r>
              <w:rPr>
                <w:sz w:val="16"/>
                <w:szCs w:val="16"/>
                <w:highlight w:val="yellow"/>
              </w:rPr>
              <w:t>Engages in significant remanufacturing activities</w:t>
            </w:r>
          </w:p>
        </w:tc>
      </w:tr>
      <w:tr w:rsidR="001E7D68" w:rsidRPr="004922C8" w14:paraId="1F95FB74" w14:textId="77777777" w:rsidTr="00C84D04">
        <w:trPr>
          <w:cantSplit/>
          <w:trHeight w:val="20"/>
          <w:trPrChange w:id="235" w:author="KPMG Israel" w:date="2026-06-08T14:01:00Z" w16du:dateUtc="2026-06-08T11:01:00Z">
            <w:trPr>
              <w:gridAfter w:val="0"/>
              <w:cantSplit/>
              <w:trHeight w:val="20"/>
            </w:trPr>
          </w:trPrChange>
        </w:trPr>
        <w:tc>
          <w:tcPr>
            <w:tcW w:w="623" w:type="dxa"/>
            <w:tcBorders>
              <w:top w:val="nil"/>
              <w:left w:val="single" w:sz="4" w:space="0" w:color="auto"/>
              <w:bottom w:val="single" w:sz="4" w:space="0" w:color="auto"/>
              <w:right w:val="single" w:sz="4" w:space="0" w:color="auto"/>
            </w:tcBorders>
            <w:vAlign w:val="center"/>
            <w:hideMark/>
            <w:tcPrChange w:id="236"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2774" w:type="dxa"/>
            <w:tcBorders>
              <w:top w:val="nil"/>
              <w:left w:val="nil"/>
              <w:bottom w:val="single" w:sz="4" w:space="0" w:color="auto"/>
              <w:right w:val="single" w:sz="4" w:space="0" w:color="auto"/>
            </w:tcBorders>
            <w:vAlign w:val="center"/>
            <w:hideMark/>
            <w:tcPrChange w:id="237" w:author="KPMG Israel" w:date="2026-06-08T14:01:00Z" w16du:dateUtc="2026-06-08T11:01:00Z">
              <w:tcPr>
                <w:tcW w:w="1827" w:type="dxa"/>
                <w:tcBorders>
                  <w:top w:val="nil"/>
                  <w:left w:val="nil"/>
                  <w:bottom w:val="single" w:sz="4" w:space="0" w:color="auto"/>
                  <w:right w:val="single" w:sz="4" w:space="0" w:color="auto"/>
                </w:tcBorders>
                <w:vAlign w:val="center"/>
                <w:hideMark/>
              </w:tcPr>
            </w:tcPrChange>
          </w:tcPr>
          <w:p w14:paraId="23BD3A63" w14:textId="71BC4040" w:rsidR="001E7D68" w:rsidRPr="00107591" w:rsidRDefault="001E7D68" w:rsidP="00107591">
            <w:pPr>
              <w:spacing w:before="0" w:after="0" w:line="240" w:lineRule="auto"/>
              <w:jc w:val="left"/>
              <w:rPr>
                <w:rFonts w:eastAsia="Times New Roman" w:cs="Calibri"/>
                <w:b/>
                <w:bCs/>
                <w:color w:val="000000"/>
                <w:sz w:val="16"/>
                <w:szCs w:val="16"/>
                <w:rPrChange w:id="238" w:author="KPMG Israel" w:date="2026-06-08T14:00:00Z" w16du:dateUtc="2026-06-08T11:00:00Z">
                  <w:rPr>
                    <w:rFonts w:eastAsia="Times New Roman" w:cs="Calibri"/>
                    <w:color w:val="000000"/>
                    <w:sz w:val="16"/>
                    <w:szCs w:val="16"/>
                  </w:rPr>
                </w:rPrChange>
              </w:rPr>
              <w:pPrChange w:id="239" w:author="KPMG Israel" w:date="2026-06-08T14:00:00Z" w16du:dateUtc="2026-06-08T11:00:00Z">
                <w:pPr>
                  <w:spacing w:before="0" w:after="0" w:line="240" w:lineRule="auto"/>
                  <w:jc w:val="center"/>
                </w:pPr>
              </w:pPrChange>
            </w:pPr>
            <w:r w:rsidRPr="00107591">
              <w:rPr>
                <w:rFonts w:eastAsia="Times New Roman" w:cs="Calibri"/>
                <w:b/>
                <w:bCs/>
                <w:color w:val="000000"/>
                <w:sz w:val="16"/>
                <w:szCs w:val="16"/>
                <w:rPrChange w:id="240" w:author="KPMG Israel" w:date="2026-06-08T14:00:00Z" w16du:dateUtc="2026-06-08T11:00:00Z">
                  <w:rPr>
                    <w:rFonts w:eastAsia="Times New Roman" w:cs="Calibri"/>
                    <w:color w:val="000000"/>
                    <w:sz w:val="16"/>
                    <w:szCs w:val="16"/>
                  </w:rPr>
                </w:rPrChange>
              </w:rPr>
              <w:t>Total</w:t>
            </w:r>
          </w:p>
        </w:tc>
        <w:tc>
          <w:tcPr>
            <w:tcW w:w="624" w:type="dxa"/>
            <w:tcBorders>
              <w:top w:val="nil"/>
              <w:left w:val="nil"/>
              <w:bottom w:val="single" w:sz="4" w:space="0" w:color="auto"/>
              <w:right w:val="single" w:sz="4" w:space="0" w:color="auto"/>
            </w:tcBorders>
            <w:vAlign w:val="center"/>
            <w:hideMark/>
            <w:tcPrChange w:id="241" w:author="KPMG Israel" w:date="2026-06-08T14:01:00Z" w16du:dateUtc="2026-06-08T11:01:00Z">
              <w:tcPr>
                <w:tcW w:w="624" w:type="dxa"/>
                <w:tcBorders>
                  <w:top w:val="nil"/>
                  <w:left w:val="nil"/>
                  <w:bottom w:val="single" w:sz="4" w:space="0" w:color="auto"/>
                  <w:right w:val="single" w:sz="4" w:space="0" w:color="auto"/>
                </w:tcBorders>
                <w:vAlign w:val="center"/>
                <w:hideMark/>
              </w:tcPr>
            </w:tcPrChange>
          </w:tcPr>
          <w:p w14:paraId="2D75A854" w14:textId="25B5D2E1" w:rsidR="001E7D68" w:rsidRPr="00107591" w:rsidRDefault="001E7D68" w:rsidP="001E7D68">
            <w:pPr>
              <w:spacing w:before="0" w:after="0" w:line="240" w:lineRule="auto"/>
              <w:jc w:val="center"/>
              <w:rPr>
                <w:rFonts w:eastAsia="Times New Roman" w:cs="Calibri"/>
                <w:b/>
                <w:bCs/>
                <w:sz w:val="16"/>
                <w:szCs w:val="16"/>
                <w:rPrChange w:id="242" w:author="KPMG Israel" w:date="2026-06-08T14:00:00Z" w16du:dateUtc="2026-06-08T11:00:00Z">
                  <w:rPr>
                    <w:rFonts w:eastAsia="Times New Roman" w:cs="Calibri"/>
                    <w:sz w:val="16"/>
                    <w:szCs w:val="16"/>
                  </w:rPr>
                </w:rPrChange>
              </w:rPr>
            </w:pPr>
            <w:r w:rsidRPr="00107591">
              <w:rPr>
                <w:b/>
                <w:bCs/>
                <w:sz w:val="16"/>
                <w:szCs w:val="16"/>
                <w:highlight w:val="yellow"/>
                <w:rPrChange w:id="243" w:author="KPMG Israel" w:date="2026-06-08T14:00:00Z" w16du:dateUtc="2026-06-08T11:00:00Z">
                  <w:rPr>
                    <w:sz w:val="16"/>
                    <w:szCs w:val="16"/>
                    <w:highlight w:val="yellow"/>
                  </w:rPr>
                </w:rPrChange>
              </w:rPr>
              <w:t>5</w:t>
            </w:r>
          </w:p>
        </w:tc>
        <w:tc>
          <w:tcPr>
            <w:tcW w:w="623" w:type="dxa"/>
            <w:tcBorders>
              <w:top w:val="nil"/>
              <w:left w:val="nil"/>
              <w:bottom w:val="single" w:sz="4" w:space="0" w:color="auto"/>
              <w:right w:val="nil"/>
            </w:tcBorders>
            <w:vAlign w:val="center"/>
            <w:hideMark/>
            <w:tcPrChange w:id="244" w:author="KPMG Israel" w:date="2026-06-08T14:01:00Z" w16du:dateUtc="2026-06-08T11:01:00Z">
              <w:tcPr>
                <w:tcW w:w="623" w:type="dxa"/>
                <w:gridSpan w:val="2"/>
                <w:tcBorders>
                  <w:top w:val="nil"/>
                  <w:left w:val="nil"/>
                  <w:bottom w:val="single" w:sz="4" w:space="0" w:color="auto"/>
                  <w:right w:val="nil"/>
                </w:tcBorders>
                <w:vAlign w:val="center"/>
                <w:hideMark/>
              </w:tcPr>
            </w:tcPrChange>
          </w:tcPr>
          <w:p w14:paraId="15C7797B" w14:textId="5CB4F8B3" w:rsidR="001E7D68" w:rsidRPr="00107591" w:rsidRDefault="001E7D68" w:rsidP="001E7D68">
            <w:pPr>
              <w:spacing w:before="0" w:after="0" w:line="240" w:lineRule="auto"/>
              <w:jc w:val="center"/>
              <w:rPr>
                <w:rFonts w:eastAsia="Times New Roman" w:cs="Calibri"/>
                <w:b/>
                <w:bCs/>
                <w:sz w:val="16"/>
                <w:szCs w:val="16"/>
                <w:rPrChange w:id="245" w:author="KPMG Israel" w:date="2026-06-08T14:00:00Z" w16du:dateUtc="2026-06-08T11:00:00Z">
                  <w:rPr>
                    <w:rFonts w:eastAsia="Times New Roman" w:cs="Calibri"/>
                    <w:sz w:val="16"/>
                    <w:szCs w:val="16"/>
                  </w:rPr>
                </w:rPrChange>
              </w:rPr>
            </w:pPr>
            <w:r w:rsidRPr="00107591">
              <w:rPr>
                <w:b/>
                <w:bCs/>
                <w:sz w:val="16"/>
                <w:szCs w:val="16"/>
                <w:highlight w:val="yellow"/>
                <w:rPrChange w:id="246" w:author="KPMG Israel" w:date="2026-06-08T14:00:00Z" w16du:dateUtc="2026-06-08T11:00:00Z">
                  <w:rPr>
                    <w:sz w:val="16"/>
                    <w:szCs w:val="16"/>
                    <w:highlight w:val="yellow"/>
                  </w:rPr>
                </w:rPrChange>
              </w:rPr>
              <w:t>1</w:t>
            </w:r>
          </w:p>
        </w:tc>
        <w:tc>
          <w:tcPr>
            <w:tcW w:w="623" w:type="dxa"/>
            <w:tcBorders>
              <w:top w:val="nil"/>
              <w:left w:val="single" w:sz="4" w:space="0" w:color="auto"/>
              <w:bottom w:val="single" w:sz="4" w:space="0" w:color="auto"/>
              <w:right w:val="single" w:sz="4" w:space="0" w:color="auto"/>
            </w:tcBorders>
            <w:vAlign w:val="center"/>
            <w:hideMark/>
            <w:tcPrChange w:id="247" w:author="KPMG Israel" w:date="2026-06-08T14:01:00Z" w16du:dateUtc="2026-06-08T11:01:00Z">
              <w:tcPr>
                <w:tcW w:w="623" w:type="dxa"/>
                <w:tcBorders>
                  <w:top w:val="nil"/>
                  <w:left w:val="single" w:sz="4" w:space="0" w:color="auto"/>
                  <w:bottom w:val="single" w:sz="4" w:space="0" w:color="auto"/>
                  <w:right w:val="single" w:sz="4" w:space="0" w:color="auto"/>
                </w:tcBorders>
                <w:vAlign w:val="center"/>
                <w:hideMark/>
              </w:tcPr>
            </w:tcPrChange>
          </w:tcPr>
          <w:p w14:paraId="4DE6CC86" w14:textId="0F003C3F" w:rsidR="001E7D68" w:rsidRPr="00107591" w:rsidRDefault="001E7D68" w:rsidP="001E7D68">
            <w:pPr>
              <w:spacing w:before="0" w:after="0" w:line="240" w:lineRule="auto"/>
              <w:jc w:val="center"/>
              <w:rPr>
                <w:rFonts w:eastAsia="Times New Roman" w:cs="Calibri"/>
                <w:b/>
                <w:bCs/>
                <w:sz w:val="16"/>
                <w:szCs w:val="16"/>
                <w:rPrChange w:id="248" w:author="KPMG Israel" w:date="2026-06-08T14:00:00Z" w16du:dateUtc="2026-06-08T11:00:00Z">
                  <w:rPr>
                    <w:rFonts w:eastAsia="Times New Roman" w:cs="Calibri"/>
                    <w:sz w:val="16"/>
                    <w:szCs w:val="16"/>
                  </w:rPr>
                </w:rPrChange>
              </w:rPr>
            </w:pPr>
            <w:r w:rsidRPr="00107591">
              <w:rPr>
                <w:b/>
                <w:bCs/>
                <w:sz w:val="16"/>
                <w:szCs w:val="16"/>
                <w:highlight w:val="yellow"/>
                <w:rPrChange w:id="249" w:author="KPMG Israel" w:date="2026-06-08T14:00:00Z" w16du:dateUtc="2026-06-08T11:00:00Z">
                  <w:rPr>
                    <w:sz w:val="16"/>
                    <w:szCs w:val="16"/>
                    <w:highlight w:val="yellow"/>
                  </w:rPr>
                </w:rPrChange>
              </w:rPr>
              <w:t>14</w:t>
            </w:r>
          </w:p>
        </w:tc>
        <w:tc>
          <w:tcPr>
            <w:tcW w:w="3659" w:type="dxa"/>
            <w:tcBorders>
              <w:top w:val="nil"/>
              <w:left w:val="nil"/>
              <w:bottom w:val="single" w:sz="4" w:space="0" w:color="auto"/>
              <w:right w:val="single" w:sz="4" w:space="0" w:color="auto"/>
            </w:tcBorders>
            <w:vAlign w:val="center"/>
            <w:hideMark/>
            <w:tcPrChange w:id="250" w:author="KPMG Israel" w:date="2026-06-08T14:01:00Z" w16du:dateUtc="2026-06-08T11:01:00Z">
              <w:tcPr>
                <w:tcW w:w="3986" w:type="dxa"/>
                <w:gridSpan w:val="2"/>
                <w:tcBorders>
                  <w:top w:val="nil"/>
                  <w:left w:val="nil"/>
                  <w:bottom w:val="single" w:sz="4" w:space="0" w:color="auto"/>
                  <w:right w:val="single" w:sz="4" w:space="0" w:color="auto"/>
                </w:tcBorders>
                <w:vAlign w:val="center"/>
                <w:hideMark/>
              </w:tcPr>
            </w:tcPrChange>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KPMG Israel" w:date="2026-06-08T14:01:00Z" w:initials="KPMG">
    <w:p w14:paraId="5F97AACE" w14:textId="77777777" w:rsidR="00C84D04" w:rsidRDefault="00C84D04" w:rsidP="00C84D04">
      <w:pPr>
        <w:pStyle w:val="CommentText"/>
        <w:jc w:val="left"/>
      </w:pPr>
      <w:r>
        <w:rPr>
          <w:rStyle w:val="CommentReference"/>
        </w:rPr>
        <w:annotationRef/>
      </w:r>
      <w:r>
        <w:t>Should be just 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7AA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E53B2A" w16cex:dateUtc="2026-06-08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7AACE" w16cid:durableId="2EE53B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D7F1" w14:textId="77777777" w:rsidR="00BF0567" w:rsidRDefault="00BF0567" w:rsidP="0022176B">
      <w:pPr>
        <w:spacing w:before="0" w:after="0" w:line="240" w:lineRule="auto"/>
      </w:pPr>
      <w:r>
        <w:separator/>
      </w:r>
    </w:p>
  </w:endnote>
  <w:endnote w:type="continuationSeparator" w:id="0">
    <w:p w14:paraId="458C624A" w14:textId="77777777" w:rsidR="00BF0567" w:rsidRDefault="00BF0567"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panose1 w:val="00000000000000000000"/>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0000000000000000000"/>
    <w:charset w:val="00"/>
    <w:family w:val="roman"/>
    <w:notTrueType/>
    <w:pitch w:val="default"/>
  </w:font>
  <w:font w:name="Univers for KPMG Light">
    <w:panose1 w:val="020B0403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Latha">
    <w:panose1 w:val="02000400000000000000"/>
    <w:charset w:val="00"/>
    <w:family w:val="swiss"/>
    <w:pitch w:val="variable"/>
    <w:sig w:usb0="00100003" w:usb1="00000000" w:usb2="00000000" w:usb3="00000000" w:csb0="00000001" w:csb1="00000000"/>
  </w:font>
  <w:font w:name="Univers for KPMG">
    <w:panose1 w:val="020B06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A437" w14:textId="77777777" w:rsidR="00BF0567" w:rsidRDefault="00BF0567" w:rsidP="0022176B">
      <w:pPr>
        <w:spacing w:before="0" w:after="0" w:line="240" w:lineRule="auto"/>
      </w:pPr>
      <w:r>
        <w:separator/>
      </w:r>
    </w:p>
  </w:footnote>
  <w:footnote w:type="continuationSeparator" w:id="0">
    <w:p w14:paraId="77052AA8" w14:textId="77777777" w:rsidR="00BF0567" w:rsidRDefault="00BF0567"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r>
            <w:rPr>
              <w:sz w:val="20"/>
              <w:szCs w:val="20"/>
              <w:highlight w:val="yellow"/>
            </w:rPr>
            <w:t>ECOncrete - NA Distribution - Construction materials - 22-24</w:t>
          </w:r>
        </w:p>
        <w:p w14:paraId="388E34A5" w14:textId="2F8AF60F" w:rsidR="0031383F" w:rsidRPr="0041685B" w:rsidRDefault="00E90B40" w:rsidP="00AA75FE">
          <w:pPr>
            <w:pStyle w:val="Header"/>
            <w:tabs>
              <w:tab w:val="right" w:pos="8222"/>
            </w:tabs>
            <w:ind w:left="720"/>
            <w:jc w:val="right"/>
            <w:rPr>
              <w:sz w:val="20"/>
              <w:szCs w:val="20"/>
            </w:rPr>
          </w:pPr>
          <w:ins w:id="251" w:author="KPMG Israel" w:date="2026-06-08T13:57:00Z" w16du:dateUtc="2026-06-08T10:57:00Z">
            <w:r w:rsidRPr="00E90B40">
              <w:rPr>
                <w:i/>
                <w:iCs/>
                <w:sz w:val="20"/>
                <w:szCs w:val="20"/>
              </w:rPr>
              <w:t>Transfer Pricing Benchmark Analysis</w:t>
            </w:r>
          </w:ins>
          <w:del w:id="252" w:author="KPMG Israel" w:date="2026-06-08T13:57:00Z" w16du:dateUtc="2026-06-08T10:57:00Z">
            <w:r w:rsidR="0031383F" w:rsidDel="00E90B40">
              <w:rPr>
                <w:i/>
                <w:iCs/>
                <w:sz w:val="20"/>
                <w:szCs w:val="20"/>
              </w:rPr>
              <w:delText xml:space="preserve">Appendices to Transfer Pricing Analysis </w:delText>
            </w:r>
          </w:del>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392"/>
    <w:rsid w:val="000B24A3"/>
    <w:rsid w:val="000B3C52"/>
    <w:rsid w:val="000C149F"/>
    <w:rsid w:val="000C154C"/>
    <w:rsid w:val="000C3233"/>
    <w:rsid w:val="000C3840"/>
    <w:rsid w:val="000C7A61"/>
    <w:rsid w:val="000D6294"/>
    <w:rsid w:val="000E51C0"/>
    <w:rsid w:val="000E52F7"/>
    <w:rsid w:val="000F209A"/>
    <w:rsid w:val="000F5648"/>
    <w:rsid w:val="000F5E74"/>
    <w:rsid w:val="000F63A0"/>
    <w:rsid w:val="001012D2"/>
    <w:rsid w:val="0010439A"/>
    <w:rsid w:val="00107591"/>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1F18"/>
    <w:rsid w:val="001E5BBB"/>
    <w:rsid w:val="001E659A"/>
    <w:rsid w:val="001E66EE"/>
    <w:rsid w:val="001E7D68"/>
    <w:rsid w:val="001F0AE2"/>
    <w:rsid w:val="001F201E"/>
    <w:rsid w:val="001F209E"/>
    <w:rsid w:val="001F273D"/>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0F1"/>
    <w:rsid w:val="002E0E97"/>
    <w:rsid w:val="002E7BA9"/>
    <w:rsid w:val="002F0DC2"/>
    <w:rsid w:val="003051BB"/>
    <w:rsid w:val="003062A5"/>
    <w:rsid w:val="003076B8"/>
    <w:rsid w:val="00307D5E"/>
    <w:rsid w:val="0031262E"/>
    <w:rsid w:val="0031383F"/>
    <w:rsid w:val="00316E92"/>
    <w:rsid w:val="00326703"/>
    <w:rsid w:val="0033618F"/>
    <w:rsid w:val="00337868"/>
    <w:rsid w:val="00337A24"/>
    <w:rsid w:val="00337B3D"/>
    <w:rsid w:val="00350AF4"/>
    <w:rsid w:val="0036149E"/>
    <w:rsid w:val="003664F3"/>
    <w:rsid w:val="00370FE0"/>
    <w:rsid w:val="00373D25"/>
    <w:rsid w:val="00383438"/>
    <w:rsid w:val="003929C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3F9E"/>
    <w:rsid w:val="00654DC4"/>
    <w:rsid w:val="0066064A"/>
    <w:rsid w:val="00670A36"/>
    <w:rsid w:val="00670C42"/>
    <w:rsid w:val="00677A96"/>
    <w:rsid w:val="00682DF9"/>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5BD3"/>
    <w:rsid w:val="00977A4F"/>
    <w:rsid w:val="00983F34"/>
    <w:rsid w:val="00990548"/>
    <w:rsid w:val="009908A3"/>
    <w:rsid w:val="00997F4F"/>
    <w:rsid w:val="009A18C6"/>
    <w:rsid w:val="009A51CB"/>
    <w:rsid w:val="009C2287"/>
    <w:rsid w:val="009C29B7"/>
    <w:rsid w:val="009E1CAA"/>
    <w:rsid w:val="009F285D"/>
    <w:rsid w:val="009F38E5"/>
    <w:rsid w:val="009F685E"/>
    <w:rsid w:val="00A0323D"/>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39C9"/>
    <w:rsid w:val="00A65322"/>
    <w:rsid w:val="00A67FD4"/>
    <w:rsid w:val="00A72807"/>
    <w:rsid w:val="00A86DFA"/>
    <w:rsid w:val="00A9283E"/>
    <w:rsid w:val="00A9707D"/>
    <w:rsid w:val="00A97614"/>
    <w:rsid w:val="00AA4B8B"/>
    <w:rsid w:val="00AA4FF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0567"/>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84D04"/>
    <w:rsid w:val="00C9169D"/>
    <w:rsid w:val="00CB00F1"/>
    <w:rsid w:val="00CB399C"/>
    <w:rsid w:val="00CC1628"/>
    <w:rsid w:val="00CC6EFF"/>
    <w:rsid w:val="00CD06F0"/>
    <w:rsid w:val="00CE328E"/>
    <w:rsid w:val="00CE50EE"/>
    <w:rsid w:val="00CF2E00"/>
    <w:rsid w:val="00CF7107"/>
    <w:rsid w:val="00D01B26"/>
    <w:rsid w:val="00D020D9"/>
    <w:rsid w:val="00D025DF"/>
    <w:rsid w:val="00D03082"/>
    <w:rsid w:val="00D041A4"/>
    <w:rsid w:val="00D041FE"/>
    <w:rsid w:val="00D04B8C"/>
    <w:rsid w:val="00D14D57"/>
    <w:rsid w:val="00D2422B"/>
    <w:rsid w:val="00D24769"/>
    <w:rsid w:val="00D30967"/>
    <w:rsid w:val="00D428B9"/>
    <w:rsid w:val="00D44D7A"/>
    <w:rsid w:val="00D4505C"/>
    <w:rsid w:val="00D47DB1"/>
    <w:rsid w:val="00D509B0"/>
    <w:rsid w:val="00D54652"/>
    <w:rsid w:val="00D5564E"/>
    <w:rsid w:val="00D626D4"/>
    <w:rsid w:val="00D64595"/>
    <w:rsid w:val="00D80B6B"/>
    <w:rsid w:val="00D82AF9"/>
    <w:rsid w:val="00D832F5"/>
    <w:rsid w:val="00D85BDC"/>
    <w:rsid w:val="00D87CEA"/>
    <w:rsid w:val="00D93ABB"/>
    <w:rsid w:val="00D93C0D"/>
    <w:rsid w:val="00D94B15"/>
    <w:rsid w:val="00DA4BD8"/>
    <w:rsid w:val="00DC718B"/>
    <w:rsid w:val="00DD6EB4"/>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0B40"/>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16</Pages>
  <Words>3461</Words>
  <Characters>20321</Characters>
  <Application>Microsoft Office Word</Application>
  <DocSecurity>0</DocSecurity>
  <Lines>1693</Lines>
  <Paragraphs>1132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KPMG Israel</cp:lastModifiedBy>
  <cp:revision>9</cp:revision>
  <dcterms:created xsi:type="dcterms:W3CDTF">2026-06-08T11:02:00Z</dcterms:created>
  <dcterms:modified xsi:type="dcterms:W3CDTF">2026-06-08T11:11:00Z</dcterms:modified>
</cp:coreProperties>
</file>